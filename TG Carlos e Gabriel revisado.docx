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E0393A" w:rsidTr="00B76D11">
        <w:tc>
          <w:tcPr>
            <w:tcW w:w="9356" w:type="dxa"/>
          </w:tcPr>
          <w:p w:rsidR="00B76D11" w:rsidRPr="00E0393A" w:rsidRDefault="00B76D11" w:rsidP="00D42D4E">
            <w:pPr>
              <w:pStyle w:val="Heading5"/>
              <w:spacing w:line="360" w:lineRule="auto"/>
            </w:pPr>
            <w:r w:rsidRPr="00E0393A">
              <w:t>INSTITUTO TECNOLÓGICO DE AERONÁUTICA</w:t>
            </w:r>
          </w:p>
          <w:p w:rsidR="003659D3" w:rsidRPr="003659D3" w:rsidRDefault="003659D3" w:rsidP="003659D3">
            <w:pPr>
              <w:pStyle w:val="Texto"/>
              <w:ind w:firstLine="0"/>
              <w:rPr>
                <w:b/>
              </w:rPr>
            </w:pPr>
          </w:p>
          <w:p w:rsidR="00B76D11" w:rsidRPr="00E0393A" w:rsidRDefault="00B76D11" w:rsidP="00BE4E5B">
            <w:pPr>
              <w:spacing w:line="360" w:lineRule="auto"/>
              <w:rPr>
                <w:b/>
                <w:bCs/>
                <w:sz w:val="32"/>
              </w:rPr>
            </w:pPr>
          </w:p>
          <w:p w:rsidR="00BE4E5B" w:rsidRPr="00E0393A" w:rsidRDefault="00BE4E5B" w:rsidP="00D42D4E">
            <w:pPr>
              <w:spacing w:line="360" w:lineRule="auto"/>
              <w:jc w:val="center"/>
              <w:rPr>
                <w:b/>
                <w:bCs/>
                <w:sz w:val="32"/>
              </w:rPr>
            </w:pPr>
            <w:r w:rsidRPr="00E0393A">
              <w:rPr>
                <w:rFonts w:ascii="Times New Roman" w:hAnsi="Times New Roman" w:cs="Times New Roman"/>
                <w:noProof/>
                <w:lang w:val="en-US"/>
              </w:rPr>
              <w:drawing>
                <wp:inline distT="0" distB="0" distL="0" distR="0">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Pr="00E0393A" w:rsidRDefault="00B76D11" w:rsidP="00D42D4E">
            <w:pPr>
              <w:spacing w:line="360" w:lineRule="auto"/>
              <w:jc w:val="center"/>
              <w:rPr>
                <w:b/>
                <w:bCs/>
                <w:sz w:val="24"/>
                <w:szCs w:val="24"/>
              </w:rPr>
            </w:pPr>
          </w:p>
          <w:p w:rsidR="00B76D11" w:rsidRPr="00E0393A" w:rsidRDefault="00DA4D61" w:rsidP="009666DF">
            <w:pPr>
              <w:pStyle w:val="NoSpacing"/>
              <w:spacing w:line="360" w:lineRule="auto"/>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9666DF">
            <w:pPr>
              <w:pStyle w:val="NoSpacing"/>
              <w:spacing w:line="360" w:lineRule="auto"/>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BE4E5B" w:rsidRPr="00E0393A" w:rsidRDefault="00BE4E5B" w:rsidP="00D42D4E">
            <w:pPr>
              <w:spacing w:line="360" w:lineRule="auto"/>
              <w:jc w:val="center"/>
              <w:rPr>
                <w:sz w:val="24"/>
                <w:szCs w:val="24"/>
              </w:rPr>
            </w:pPr>
          </w:p>
          <w:p w:rsidR="00236C5E" w:rsidRPr="00E0393A" w:rsidRDefault="00BE4E5B" w:rsidP="00D42D4E">
            <w:pPr>
              <w:spacing w:line="360" w:lineRule="auto"/>
              <w:jc w:val="center"/>
              <w:rPr>
                <w:sz w:val="24"/>
                <w:szCs w:val="24"/>
              </w:rPr>
            </w:pPr>
            <w:r w:rsidRPr="00E0393A">
              <w:rPr>
                <w:rFonts w:ascii="Times New Roman" w:eastAsia="Times New Roman" w:hAnsi="Times New Roman" w:cs="Times New Roman"/>
                <w:sz w:val="36"/>
                <w:szCs w:val="20"/>
                <w:lang w:eastAsia="pt-BR"/>
              </w:rPr>
              <w:t>Algoritmo Genético para Posicionamento de Roteadores em Redes de Sensores Sem Fio em cenário com Obstáculos</w:t>
            </w:r>
          </w:p>
          <w:p w:rsidR="00236C5E" w:rsidRPr="00E0393A" w:rsidRDefault="00236C5E" w:rsidP="00987875">
            <w:pPr>
              <w:spacing w:line="360" w:lineRule="auto"/>
              <w:rPr>
                <w:sz w:val="24"/>
                <w:szCs w:val="24"/>
              </w:rPr>
            </w:pPr>
          </w:p>
          <w:p w:rsidR="00BE4E5B" w:rsidRPr="00E0393A" w:rsidRDefault="00BE4E5B" w:rsidP="00987875">
            <w:pPr>
              <w:spacing w:line="360" w:lineRule="auto"/>
              <w:rPr>
                <w:sz w:val="24"/>
                <w:szCs w:val="24"/>
              </w:rPr>
            </w:pPr>
          </w:p>
          <w:p w:rsidR="00B76D11" w:rsidRPr="00E0393A" w:rsidRDefault="00B76D11" w:rsidP="00D42D4E">
            <w:pPr>
              <w:pStyle w:val="Heading7"/>
              <w:spacing w:line="360" w:lineRule="auto"/>
            </w:pPr>
            <w:r w:rsidRPr="00E0393A">
              <w:t>Trabalho de Graduação</w:t>
            </w:r>
          </w:p>
          <w:p w:rsidR="00B76D11" w:rsidRPr="00E0393A" w:rsidRDefault="00987875" w:rsidP="00D42D4E">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236C5E" w:rsidRPr="00E0393A" w:rsidRDefault="00236C5E" w:rsidP="00D42D4E">
            <w:pPr>
              <w:spacing w:line="360" w:lineRule="auto"/>
              <w:rPr>
                <w:i/>
                <w:iCs/>
                <w:sz w:val="32"/>
              </w:rPr>
            </w:pPr>
          </w:p>
          <w:p w:rsidR="00B76D11" w:rsidRPr="00E0393A" w:rsidRDefault="00236C5E" w:rsidP="00D42D4E">
            <w:pPr>
              <w:pStyle w:val="Heading8"/>
              <w:spacing w:line="360" w:lineRule="auto"/>
            </w:pPr>
            <w:r w:rsidRPr="00E0393A">
              <w:t>Computação</w:t>
            </w:r>
          </w:p>
          <w:p w:rsidR="00D42D4E" w:rsidRPr="00E0393A" w:rsidRDefault="00D42D4E" w:rsidP="00D42D4E">
            <w:pPr>
              <w:rPr>
                <w:lang w:eastAsia="pt-BR"/>
              </w:rPr>
            </w:pPr>
          </w:p>
        </w:tc>
      </w:tr>
    </w:tbl>
    <w:p w:rsidR="00BE4E5B" w:rsidRPr="00E0393A" w:rsidRDefault="00BE4E5B" w:rsidP="000A1E1D">
      <w:pPr>
        <w:pStyle w:val="CDU"/>
        <w:spacing w:line="360" w:lineRule="auto"/>
        <w:rPr>
          <w:highlight w:val="yellow"/>
        </w:rPr>
      </w:pPr>
    </w:p>
    <w:p w:rsidR="00D60CA1" w:rsidRPr="00E0393A" w:rsidRDefault="00D60CA1" w:rsidP="000A1E1D">
      <w:pPr>
        <w:pStyle w:val="CDU"/>
        <w:spacing w:line="360" w:lineRule="auto"/>
      </w:pPr>
      <w:r w:rsidRPr="00E0393A">
        <w:rPr>
          <w:highlight w:val="yellow"/>
        </w:rPr>
        <w:t xml:space="preserve">Número da </w:t>
      </w:r>
      <w:proofErr w:type="spellStart"/>
      <w:r w:rsidRPr="00E0393A">
        <w:rPr>
          <w:highlight w:val="yellow"/>
        </w:rPr>
        <w:t>CDU</w:t>
      </w:r>
      <w:proofErr w:type="spellEnd"/>
      <w:r w:rsidRPr="00E0393A">
        <w:rPr>
          <w:highlight w:val="yellow"/>
        </w:rPr>
        <w:t xml:space="preserve"> (tamanho 10)</w:t>
      </w:r>
    </w:p>
    <w:p w:rsidR="00D60CA1" w:rsidRPr="00E0393A" w:rsidRDefault="00D60CA1" w:rsidP="0032464A">
      <w:pPr>
        <w:pStyle w:val="Autores"/>
        <w:spacing w:line="360" w:lineRule="auto"/>
        <w:jc w:val="left"/>
        <w:rPr>
          <w:rFonts w:eastAsiaTheme="minorHAnsi"/>
          <w:smallCaps w:val="0"/>
          <w:sz w:val="24"/>
          <w:szCs w:val="24"/>
          <w:lang w:eastAsia="en-US"/>
        </w:rPr>
      </w:pPr>
    </w:p>
    <w:p w:rsidR="0032464A" w:rsidRPr="00E0393A" w:rsidRDefault="0032464A" w:rsidP="00786B97">
      <w:pPr>
        <w:jc w:val="center"/>
        <w:rPr>
          <w:rFonts w:ascii="Times New Roman" w:hAnsi="Times New Roman" w:cs="Times New Roman"/>
          <w:sz w:val="28"/>
          <w:szCs w:val="28"/>
        </w:rPr>
      </w:pPr>
      <w:bookmarkStart w:id="2" w:name="_Toc372449613"/>
      <w:r w:rsidRPr="00E0393A">
        <w:rPr>
          <w:rFonts w:ascii="Times New Roman" w:hAnsi="Times New Roman" w:cs="Times New Roman"/>
          <w:sz w:val="28"/>
          <w:szCs w:val="28"/>
        </w:rPr>
        <w:t>Carlos Mauricio de Lemos Sobrinho</w:t>
      </w:r>
      <w:bookmarkEnd w:id="2"/>
    </w:p>
    <w:p w:rsidR="0032464A" w:rsidRPr="00E0393A" w:rsidRDefault="0032464A" w:rsidP="00786B97">
      <w:pPr>
        <w:jc w:val="center"/>
        <w:rPr>
          <w:rFonts w:ascii="Times New Roman" w:hAnsi="Times New Roman" w:cs="Times New Roman"/>
          <w:sz w:val="28"/>
          <w:szCs w:val="28"/>
        </w:rPr>
      </w:pPr>
      <w:bookmarkStart w:id="3" w:name="_Toc372449614"/>
      <w:r w:rsidRPr="00E0393A">
        <w:rPr>
          <w:rFonts w:ascii="Times New Roman" w:hAnsi="Times New Roman" w:cs="Times New Roman"/>
          <w:sz w:val="28"/>
          <w:szCs w:val="28"/>
        </w:rPr>
        <w:t>Gabriel Lucas Gil Secco</w:t>
      </w:r>
      <w:bookmarkEnd w:id="3"/>
    </w:p>
    <w:p w:rsidR="0032464A" w:rsidRPr="00E0393A" w:rsidRDefault="0032464A" w:rsidP="0032464A">
      <w:pPr>
        <w:pStyle w:val="Autores"/>
        <w:spacing w:line="360" w:lineRule="auto"/>
        <w:jc w:val="left"/>
        <w:rPr>
          <w:b/>
          <w:bCs/>
        </w:rPr>
      </w:pPr>
    </w:p>
    <w:p w:rsidR="003659D3" w:rsidRPr="003659D3" w:rsidRDefault="003659D3" w:rsidP="003659D3">
      <w:pPr>
        <w:pStyle w:val="Texto"/>
        <w:ind w:firstLine="0"/>
        <w:jc w:val="center"/>
        <w:rPr>
          <w:b/>
          <w:color w:val="FFFFFF" w:themeColor="background1"/>
        </w:rPr>
      </w:pPr>
      <w:r w:rsidRPr="003659D3">
        <w:rPr>
          <w:b/>
          <w:color w:val="FFFFFF" w:themeColor="background1"/>
        </w:rPr>
        <w:t>Folha de rosto</w:t>
      </w: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Algoritmo Genético para Posicionamento de Roteadores em Redes de Sensores Sem Fio em cenário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E0393A" w:rsidRDefault="00FE4D42" w:rsidP="000A1E1D">
      <w:pPr>
        <w:pStyle w:val="Orient"/>
        <w:spacing w:line="360" w:lineRule="auto"/>
      </w:pPr>
      <w:r w:rsidRPr="00E0393A">
        <w:t>Prof.</w:t>
      </w:r>
      <w:r w:rsidR="005A7B97" w:rsidRPr="00E0393A">
        <w:t>ª</w:t>
      </w:r>
      <w:r w:rsidRPr="00E0393A">
        <w:t xml:space="preserve"> Dr.</w:t>
      </w:r>
      <w:r w:rsidR="005A7B97" w:rsidRPr="00E0393A">
        <w:t>ª</w:t>
      </w:r>
      <w:r w:rsidRPr="00E0393A">
        <w:t xml:space="preserve"> </w:t>
      </w:r>
      <w:r w:rsidR="009358F8" w:rsidRPr="00E0393A">
        <w:rPr>
          <w:color w:val="000000"/>
          <w:sz w:val="27"/>
          <w:szCs w:val="27"/>
          <w:shd w:val="clear" w:color="auto" w:fill="FFFFF0"/>
        </w:rPr>
        <w:t>Cecília de Azevedo Castro Cesar</w:t>
      </w:r>
      <w:r w:rsidR="009358F8" w:rsidRPr="00E0393A">
        <w:t xml:space="preserve"> </w:t>
      </w:r>
      <w:r w:rsidR="00D60CA1" w:rsidRPr="00E0393A">
        <w:t>(</w:t>
      </w:r>
      <w:r w:rsidRPr="00E0393A">
        <w:t>ITA</w:t>
      </w:r>
      <w:r w:rsidR="00D60CA1" w:rsidRPr="00E0393A">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Default="00D60CA1" w:rsidP="00D42D4E">
      <w:pPr>
        <w:pStyle w:val="InstitutoData"/>
      </w:pPr>
      <w:r w:rsidRPr="00E0393A">
        <w:t>Instituto Tecnológico de Aeronáutica</w:t>
      </w:r>
    </w:p>
    <w:p w:rsidR="009666DF" w:rsidRDefault="009666DF" w:rsidP="00D42D4E">
      <w:pPr>
        <w:pStyle w:val="InstitutoData"/>
      </w:pPr>
    </w:p>
    <w:p w:rsidR="009666DF" w:rsidRDefault="009666DF" w:rsidP="00D42D4E">
      <w:pPr>
        <w:pStyle w:val="InstitutoData"/>
      </w:pPr>
    </w:p>
    <w:p w:rsidR="009666DF" w:rsidRDefault="009666DF" w:rsidP="00D42D4E">
      <w:pPr>
        <w:pStyle w:val="InstitutoData"/>
      </w:pPr>
    </w:p>
    <w:p w:rsidR="009666DF" w:rsidRDefault="009666DF" w:rsidP="00D42D4E">
      <w:pPr>
        <w:pStyle w:val="InstitutoData"/>
      </w:pPr>
    </w:p>
    <w:p w:rsidR="00D60CA1" w:rsidRPr="00E0393A" w:rsidRDefault="009666DF" w:rsidP="009666DF">
      <w:pPr>
        <w:pStyle w:val="InstitutoData"/>
      </w:pPr>
      <w:r>
        <w:lastRenderedPageBreak/>
        <w:t>2013</w:t>
      </w:r>
    </w:p>
    <w:p w:rsidR="0021400B" w:rsidRPr="00E0393A" w:rsidRDefault="0021400B" w:rsidP="00002ACF">
      <w:pPr>
        <w:pStyle w:val="CabCat"/>
      </w:pPr>
      <w:r w:rsidRPr="00E0393A">
        <w:rPr>
          <w:szCs w:val="20"/>
        </w:rPr>
        <w:t>Dados Internacionais de Catalogação-na-P</w:t>
      </w:r>
      <w:r w:rsidR="0016577E" w:rsidRPr="00E0393A">
        <w:rPr>
          <w:szCs w:val="20"/>
        </w:rPr>
        <w:t xml:space="preserve">ublicação </w:t>
      </w:r>
      <w:r w:rsidR="0016577E" w:rsidRPr="00E0393A">
        <w:t>(</w:t>
      </w:r>
      <w:proofErr w:type="spellStart"/>
      <w:r w:rsidR="0016577E" w:rsidRPr="00E0393A">
        <w:t>CIP</w:t>
      </w:r>
      <w:proofErr w:type="spellEnd"/>
      <w:r w:rsidR="0016577E" w:rsidRPr="00E0393A">
        <w:t>)</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E06C1B" w:rsidP="005A7B97">
            <w:pPr>
              <w:pStyle w:val="CatFonte"/>
              <w:rPr>
                <w:sz w:val="24"/>
                <w:szCs w:val="24"/>
              </w:rPr>
            </w:pPr>
            <w:r w:rsidRPr="00E06C1B">
              <w:rPr>
                <w:sz w:val="24"/>
                <w:szCs w:val="24"/>
              </w:rPr>
              <w:t>Algoritmo Genético para Posicionamento de Roteadores em Redes de Sensores Sem Fio em cenário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EC4B70">
              <w:rPr>
                <w:sz w:val="24"/>
                <w:szCs w:val="24"/>
              </w:rPr>
              <w:t>ão José dos Campos, 2013</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proofErr w:type="spellStart"/>
            <w:proofErr w:type="gramStart"/>
            <w:r w:rsidR="00022C69" w:rsidRPr="00E0393A">
              <w:rPr>
                <w:sz w:val="24"/>
                <w:szCs w:val="24"/>
                <w:highlight w:val="yellow"/>
              </w:rPr>
              <w:t>xx</w:t>
            </w:r>
            <w:r w:rsidR="0021400B" w:rsidRPr="00E0393A">
              <w:rPr>
                <w:sz w:val="24"/>
                <w:szCs w:val="24"/>
              </w:rPr>
              <w:t>f</w:t>
            </w:r>
            <w:proofErr w:type="spellEnd"/>
            <w:proofErr w:type="gramEnd"/>
            <w:r w:rsidR="0021400B" w:rsidRPr="00E0393A">
              <w:rPr>
                <w:sz w:val="24"/>
                <w:szCs w:val="24"/>
              </w:rPr>
              <w:t>.</w:t>
            </w:r>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C4B70" w:rsidRDefault="000A63E5" w:rsidP="000A63E5">
            <w:pPr>
              <w:pStyle w:val="Orient"/>
              <w:spacing w:line="360" w:lineRule="auto"/>
              <w:rPr>
                <w:szCs w:val="24"/>
              </w:rPr>
            </w:pPr>
            <w:r w:rsidRPr="00E0393A">
              <w:rPr>
                <w:szCs w:val="24"/>
              </w:rPr>
              <w:t>2013</w:t>
            </w:r>
            <w:r w:rsidR="0021400B" w:rsidRPr="00E0393A">
              <w:rPr>
                <w:szCs w:val="24"/>
              </w:rPr>
              <w:t xml:space="preserve">. </w:t>
            </w:r>
            <w:r w:rsidR="0021400B" w:rsidRPr="00EC4B70">
              <w:rPr>
                <w:szCs w:val="24"/>
              </w:rPr>
              <w:t xml:space="preserve">Orientador: </w:t>
            </w:r>
            <w:r w:rsidRPr="00EC4B70">
              <w:rPr>
                <w:szCs w:val="24"/>
              </w:rPr>
              <w:t xml:space="preserve">Prof.ª Dr.ª </w:t>
            </w:r>
            <w:r w:rsidRPr="00EC4B70">
              <w:rPr>
                <w:color w:val="000000"/>
                <w:szCs w:val="24"/>
                <w:shd w:val="clear" w:color="auto" w:fill="FFFFF0"/>
              </w:rPr>
              <w:t>Cecília de Azevedo Castro Cesar</w:t>
            </w:r>
            <w:r w:rsidRPr="00EC4B70">
              <w:rPr>
                <w:szCs w:val="24"/>
              </w:rPr>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Pr="00E0393A">
              <w:rPr>
                <w:sz w:val="24"/>
                <w:szCs w:val="24"/>
                <w:highlight w:val="yellow"/>
              </w:rPr>
              <w:t>Assunto1.  2. Assunto2.  3. Assunto3</w:t>
            </w:r>
            <w:r w:rsidRPr="00E0393A">
              <w:rPr>
                <w:sz w:val="24"/>
                <w:szCs w:val="24"/>
              </w:rPr>
              <w:t xml:space="preserve">.  I. </w:t>
            </w:r>
            <w:r w:rsidR="00DB46B3" w:rsidRPr="00E0393A">
              <w:rPr>
                <w:sz w:val="24"/>
                <w:szCs w:val="24"/>
              </w:rPr>
              <w:t>Comando-Geral de Tecnologia Aeroespacial</w:t>
            </w:r>
            <w:r w:rsidRPr="00E0393A">
              <w:rPr>
                <w:sz w:val="24"/>
                <w:szCs w:val="24"/>
              </w:rPr>
              <w:t>.  II. Instituto T</w:t>
            </w:r>
            <w:r w:rsidR="00DB46B3" w:rsidRPr="00E0393A">
              <w:rPr>
                <w:sz w:val="24"/>
                <w:szCs w:val="24"/>
              </w:rPr>
              <w:t xml:space="preserve">ecnológico de Aeronáutica. Divisão de Ciência da Computação. </w:t>
            </w:r>
            <w:proofErr w:type="spellStart"/>
            <w:r w:rsidR="00DB46B3" w:rsidRPr="00E0393A">
              <w:rPr>
                <w:sz w:val="24"/>
                <w:szCs w:val="24"/>
                <w:highlight w:val="yellow"/>
              </w:rPr>
              <w:t>III</w:t>
            </w:r>
            <w:proofErr w:type="spellEnd"/>
            <w:r w:rsidR="00DB46B3" w:rsidRPr="00E0393A">
              <w:rPr>
                <w:sz w:val="24"/>
                <w:szCs w:val="24"/>
                <w:highlight w:val="yellow"/>
              </w:rPr>
              <w:t xml:space="preserve">. Desenvolvimento de </w:t>
            </w:r>
            <w:r w:rsidR="00FD706F" w:rsidRPr="00E0393A">
              <w:rPr>
                <w:sz w:val="24"/>
                <w:szCs w:val="24"/>
                <w:highlight w:val="yellow"/>
              </w:rPr>
              <w:t>Trabalhos Acadêmicos</w:t>
            </w:r>
          </w:p>
          <w:p w:rsidR="00323E53" w:rsidRPr="00E0393A" w:rsidRDefault="00323E53" w:rsidP="00323E53">
            <w:pPr>
              <w:pStyle w:val="CatFonte"/>
              <w:ind w:left="540" w:firstLine="27"/>
              <w:rPr>
                <w:sz w:val="24"/>
                <w:szCs w:val="24"/>
              </w:rPr>
            </w:pPr>
          </w:p>
        </w:tc>
      </w:tr>
    </w:tbl>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 xml:space="preserve">SOBRINHO, Carlos Mauricio de Lemos; SECCO, Gabriel Lucas Gil. </w:t>
      </w:r>
      <w:r w:rsidR="00E06C1B" w:rsidRPr="00EC4B70">
        <w:rPr>
          <w:rFonts w:ascii="Times New Roman" w:hAnsi="Times New Roman" w:cs="Times New Roman"/>
          <w:b/>
          <w:sz w:val="24"/>
          <w:szCs w:val="24"/>
        </w:rPr>
        <w:t>Algoritmo Genético para Posicionamento de Roteadores em Redes de Sensores Sem Fio em cenário com Obstáculos</w:t>
      </w:r>
      <w:r w:rsidR="0021400B"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2013</w:t>
      </w:r>
      <w:r w:rsidR="0021400B" w:rsidRPr="00E0393A">
        <w:rPr>
          <w:rFonts w:ascii="Times New Roman" w:hAnsi="Times New Roman" w:cs="Times New Roman"/>
          <w:sz w:val="24"/>
          <w:szCs w:val="24"/>
        </w:rPr>
        <w:t xml:space="preserve">. </w:t>
      </w:r>
      <w:proofErr w:type="spellStart"/>
      <w:r w:rsidR="00022C69" w:rsidRPr="00E0393A">
        <w:rPr>
          <w:rFonts w:ascii="Times New Roman" w:hAnsi="Times New Roman" w:cs="Times New Roman"/>
          <w:sz w:val="24"/>
          <w:szCs w:val="24"/>
          <w:highlight w:val="yellow"/>
        </w:rPr>
        <w:t>xx</w:t>
      </w:r>
      <w:r w:rsidR="00233443" w:rsidRPr="00E0393A">
        <w:rPr>
          <w:rFonts w:ascii="Times New Roman" w:hAnsi="Times New Roman" w:cs="Times New Roman"/>
          <w:sz w:val="24"/>
          <w:szCs w:val="24"/>
          <w:highlight w:val="yellow"/>
        </w:rPr>
        <w:t>f</w:t>
      </w:r>
      <w:proofErr w:type="spellEnd"/>
      <w:r w:rsidR="0021400B" w:rsidRPr="00E0393A">
        <w:rPr>
          <w:rFonts w:ascii="Times New Roman" w:hAnsi="Times New Roman" w:cs="Times New Roman"/>
          <w:sz w:val="24"/>
          <w:szCs w:val="24"/>
        </w:rPr>
        <w:t>.</w:t>
      </w:r>
      <w:r w:rsidR="00233443" w:rsidRPr="00E0393A">
        <w:rPr>
          <w:rFonts w:ascii="Times New Roman" w:hAnsi="Times New Roman" w:cs="Times New Roman"/>
          <w:sz w:val="24"/>
          <w:szCs w:val="24"/>
        </w:rPr>
        <w:t xml:space="preserve"> Trabalho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w:t>
      </w:r>
      <w:r w:rsidR="00E06C1B" w:rsidRPr="00E06C1B">
        <w:rPr>
          <w:rFonts w:ascii="Times New Roman" w:hAnsi="Times New Roman" w:cs="Times New Roman"/>
          <w:sz w:val="24"/>
          <w:szCs w:val="24"/>
        </w:rPr>
        <w:t>Algoritmo Genético para Posicionamento de Roteadores em Redes de Sensores Sem Fio em cenário com Obstáculos</w:t>
      </w:r>
      <w:r w:rsidR="00E06C1B">
        <w:rPr>
          <w:rFonts w:ascii="Times New Roman" w:hAnsi="Times New Roman" w:cs="Times New Roman"/>
          <w:sz w:val="24"/>
          <w:szCs w:val="24"/>
        </w:rPr>
        <w:t>.</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Default="0021400B"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tbl>
      <w:tblPr>
        <w:tblW w:w="9560" w:type="dxa"/>
        <w:tblLook w:val="04A0" w:firstRow="1" w:lastRow="0" w:firstColumn="1" w:lastColumn="0" w:noHBand="0" w:noVBand="1"/>
      </w:tblPr>
      <w:tblGrid>
        <w:gridCol w:w="4678"/>
        <w:gridCol w:w="284"/>
        <w:gridCol w:w="4598"/>
      </w:tblGrid>
      <w:tr w:rsidR="009666DF" w:rsidRPr="009666DF" w:rsidTr="009666DF">
        <w:trPr>
          <w:trHeight w:val="315"/>
        </w:trPr>
        <w:tc>
          <w:tcPr>
            <w:tcW w:w="4678" w:type="dxa"/>
            <w:tcBorders>
              <w:top w:val="single" w:sz="4" w:space="0" w:color="auto"/>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Carlos Mauricio de Lemos Sobrinho</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single" w:sz="4" w:space="0" w:color="auto"/>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Gabriel Lucas Gil Secco</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 xml:space="preserve">Rua Amadeu segundo </w:t>
            </w:r>
            <w:proofErr w:type="spellStart"/>
            <w:r w:rsidRPr="009666DF">
              <w:rPr>
                <w:rFonts w:ascii="Times New Roman" w:eastAsia="Times New Roman" w:hAnsi="Times New Roman" w:cs="Times New Roman"/>
                <w:color w:val="000000"/>
                <w:sz w:val="24"/>
                <w:szCs w:val="24"/>
              </w:rPr>
              <w:t>cherubini</w:t>
            </w:r>
            <w:proofErr w:type="spellEnd"/>
            <w:r w:rsidRPr="009666DF">
              <w:rPr>
                <w:rFonts w:ascii="Times New Roman" w:eastAsia="Times New Roman" w:hAnsi="Times New Roman" w:cs="Times New Roman"/>
                <w:color w:val="000000"/>
                <w:sz w:val="24"/>
                <w:szCs w:val="24"/>
              </w:rPr>
              <w:t xml:space="preserve"> 251, apto 23.</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Rua Guimarães Passos, 416</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roofErr w:type="spellStart"/>
            <w:r w:rsidRPr="009666DF">
              <w:rPr>
                <w:rFonts w:ascii="Times New Roman" w:eastAsia="Times New Roman" w:hAnsi="Times New Roman" w:cs="Times New Roman"/>
                <w:color w:val="000000"/>
                <w:sz w:val="24"/>
                <w:szCs w:val="24"/>
              </w:rPr>
              <w:t>Jd</w:t>
            </w:r>
            <w:proofErr w:type="spellEnd"/>
            <w:r w:rsidRPr="009666DF">
              <w:rPr>
                <w:rFonts w:ascii="Times New Roman" w:eastAsia="Times New Roman" w:hAnsi="Times New Roman" w:cs="Times New Roman"/>
                <w:color w:val="000000"/>
                <w:sz w:val="24"/>
                <w:szCs w:val="24"/>
              </w:rPr>
              <w:t xml:space="preserve"> panorama, São Jose do Rio Preto – SP</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Vila Mariana, São Paulo – SP</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15091-250</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04107-031</w:t>
            </w:r>
          </w:p>
        </w:tc>
      </w:tr>
    </w:tbl>
    <w:p w:rsidR="0021400B" w:rsidRPr="009666DF" w:rsidRDefault="009666DF" w:rsidP="009666DF">
      <w:pPr>
        <w:pStyle w:val="Final"/>
        <w:jc w:val="center"/>
        <w:rPr>
          <w:b/>
          <w:szCs w:val="24"/>
        </w:rPr>
      </w:pPr>
      <w:r w:rsidRPr="009666DF">
        <w:rPr>
          <w:b/>
          <w:szCs w:val="24"/>
        </w:rPr>
        <w:lastRenderedPageBreak/>
        <w:t>ALGORITMO GENÉTICO PARA POSICIONAMENTO DE ROTEADORES EM REDES DE SENSORES SEM FIO EM CENÁRIO COM OBSTÁCULOS</w:t>
      </w:r>
    </w:p>
    <w:p w:rsidR="00FD706F" w:rsidRPr="00E0393A" w:rsidRDefault="00FD706F" w:rsidP="0098394F">
      <w:pPr>
        <w:pStyle w:val="Header"/>
        <w:spacing w:line="360" w:lineRule="auto"/>
        <w:contextualSpacing/>
        <w:mirrorIndents/>
        <w:jc w:val="center"/>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 xml:space="preserve">Carlos Mauricio de Lemos Sobrinho </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Default="00BE5D7F" w:rsidP="00EF0CE0">
      <w:pPr>
        <w:spacing w:after="0" w:line="360" w:lineRule="auto"/>
        <w:contextualSpacing/>
        <w:mirrorIndents/>
        <w:jc w:val="center"/>
        <w:rPr>
          <w:rFonts w:ascii="Times New Roman" w:hAnsi="Times New Roman" w:cs="Times New Roman"/>
          <w:sz w:val="24"/>
          <w:szCs w:val="24"/>
        </w:rPr>
      </w:pPr>
    </w:p>
    <w:p w:rsidR="003201A2" w:rsidRDefault="003201A2" w:rsidP="00EF0CE0">
      <w:pPr>
        <w:spacing w:after="0" w:line="360" w:lineRule="auto"/>
        <w:contextualSpacing/>
        <w:mirrorIndents/>
        <w:jc w:val="center"/>
        <w:rPr>
          <w:rFonts w:ascii="Times New Roman" w:hAnsi="Times New Roman" w:cs="Times New Roman"/>
          <w:sz w:val="24"/>
          <w:szCs w:val="24"/>
        </w:rPr>
      </w:pPr>
    </w:p>
    <w:p w:rsidR="003201A2" w:rsidRPr="00E0393A" w:rsidRDefault="003201A2"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Gabriel Lucas Gil Secco</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Pr="00E0393A" w:rsidRDefault="00BE5D7F" w:rsidP="003201A2">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D12499" w:rsidRPr="00D12499" w:rsidTr="00D12499">
        <w:trPr>
          <w:trHeight w:val="345"/>
          <w:jc w:val="center"/>
        </w:trPr>
        <w:tc>
          <w:tcPr>
            <w:tcW w:w="5480" w:type="dxa"/>
            <w:tcBorders>
              <w:top w:val="single" w:sz="4" w:space="0" w:color="auto"/>
              <w:left w:val="nil"/>
              <w:bottom w:val="nil"/>
              <w:right w:val="nil"/>
            </w:tcBorders>
            <w:shd w:val="clear" w:color="auto" w:fill="auto"/>
            <w:noWrap/>
            <w:vAlign w:val="center"/>
            <w:hideMark/>
          </w:tcPr>
          <w:p w:rsidR="00D12499" w:rsidRPr="00D12499" w:rsidRDefault="00D12499" w:rsidP="00D12499">
            <w:pPr>
              <w:spacing w:after="0" w:line="240" w:lineRule="auto"/>
              <w:jc w:val="center"/>
              <w:rPr>
                <w:rFonts w:ascii="Times New Roman" w:eastAsia="Times New Roman" w:hAnsi="Times New Roman" w:cs="Times New Roman"/>
                <w:color w:val="000000"/>
                <w:sz w:val="24"/>
                <w:szCs w:val="24"/>
                <w:lang w:val="en-US"/>
              </w:rPr>
            </w:pPr>
            <w:r w:rsidRPr="00D12499">
              <w:rPr>
                <w:rFonts w:ascii="Times New Roman" w:eastAsia="Times New Roman" w:hAnsi="Times New Roman" w:cs="Times New Roman"/>
                <w:color w:val="000000"/>
                <w:sz w:val="24"/>
                <w:szCs w:val="24"/>
              </w:rPr>
              <w:t xml:space="preserve">Prof.ª Dr.ª </w:t>
            </w:r>
            <w:r w:rsidRPr="00D12499">
              <w:rPr>
                <w:rFonts w:ascii="Times New Roman" w:eastAsia="Times New Roman" w:hAnsi="Times New Roman" w:cs="Times New Roman"/>
                <w:color w:val="000000"/>
                <w:sz w:val="27"/>
                <w:szCs w:val="27"/>
              </w:rPr>
              <w:t>Cecília de Azevedo Castro Cesar</w:t>
            </w:r>
            <w:r w:rsidRPr="00D12499">
              <w:rPr>
                <w:rFonts w:ascii="Times New Roman" w:eastAsia="Times New Roman" w:hAnsi="Times New Roman" w:cs="Times New Roman"/>
                <w:color w:val="000000"/>
                <w:sz w:val="24"/>
                <w:szCs w:val="24"/>
              </w:rPr>
              <w:t xml:space="preserve"> (ITA)</w:t>
            </w:r>
          </w:p>
        </w:tc>
      </w:tr>
      <w:tr w:rsidR="00D12499" w:rsidRPr="00D12499" w:rsidTr="00D12499">
        <w:trPr>
          <w:trHeight w:val="315"/>
          <w:jc w:val="center"/>
        </w:trPr>
        <w:tc>
          <w:tcPr>
            <w:tcW w:w="5480" w:type="dxa"/>
            <w:tcBorders>
              <w:top w:val="nil"/>
              <w:left w:val="nil"/>
              <w:bottom w:val="nil"/>
              <w:right w:val="nil"/>
            </w:tcBorders>
            <w:shd w:val="clear" w:color="auto" w:fill="auto"/>
            <w:noWrap/>
            <w:vAlign w:val="center"/>
            <w:hideMark/>
          </w:tcPr>
          <w:p w:rsidR="00D12499" w:rsidRPr="00D12499" w:rsidRDefault="00D12499" w:rsidP="00D12499">
            <w:pPr>
              <w:spacing w:after="0" w:line="240" w:lineRule="auto"/>
              <w:jc w:val="center"/>
              <w:rPr>
                <w:rFonts w:ascii="Times New Roman" w:eastAsia="Times New Roman" w:hAnsi="Times New Roman" w:cs="Times New Roman"/>
                <w:color w:val="000000"/>
                <w:sz w:val="24"/>
                <w:szCs w:val="24"/>
                <w:lang w:val="en-US"/>
              </w:rPr>
            </w:pPr>
            <w:r w:rsidRPr="00D12499">
              <w:rPr>
                <w:rFonts w:ascii="Times New Roman" w:eastAsia="Times New Roman" w:hAnsi="Times New Roman" w:cs="Times New Roman"/>
                <w:color w:val="000000"/>
                <w:sz w:val="24"/>
                <w:szCs w:val="24"/>
              </w:rPr>
              <w:t>Orientador</w:t>
            </w:r>
          </w:p>
        </w:tc>
      </w:tr>
    </w:tbl>
    <w:p w:rsidR="003D73A7" w:rsidRPr="00E0393A" w:rsidRDefault="003D73A7" w:rsidP="00D12499">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FE5933" w:rsidRPr="00FE5933" w:rsidTr="00FE5933">
        <w:trPr>
          <w:trHeight w:val="315"/>
          <w:jc w:val="center"/>
        </w:trPr>
        <w:tc>
          <w:tcPr>
            <w:tcW w:w="5480" w:type="dxa"/>
            <w:tcBorders>
              <w:top w:val="single" w:sz="4" w:space="0" w:color="auto"/>
              <w:left w:val="nil"/>
              <w:bottom w:val="nil"/>
              <w:right w:val="nil"/>
            </w:tcBorders>
            <w:shd w:val="clear" w:color="auto" w:fill="auto"/>
            <w:noWrap/>
            <w:vAlign w:val="center"/>
            <w:hideMark/>
          </w:tcPr>
          <w:p w:rsidR="00FE5933" w:rsidRPr="00FE5933" w:rsidRDefault="00FE5933" w:rsidP="00FE5933">
            <w:pPr>
              <w:spacing w:after="0" w:line="240" w:lineRule="auto"/>
              <w:jc w:val="center"/>
              <w:rPr>
                <w:rFonts w:ascii="Times New Roman" w:eastAsia="Times New Roman" w:hAnsi="Times New Roman" w:cs="Times New Roman"/>
                <w:color w:val="000000"/>
                <w:sz w:val="24"/>
                <w:szCs w:val="24"/>
                <w:lang w:val="en-US"/>
              </w:rPr>
            </w:pPr>
            <w:r w:rsidRPr="00FE5933">
              <w:rPr>
                <w:rFonts w:ascii="Times New Roman" w:eastAsia="Times New Roman" w:hAnsi="Times New Roman" w:cs="Times New Roman"/>
                <w:color w:val="000000"/>
                <w:sz w:val="24"/>
                <w:szCs w:val="24"/>
              </w:rPr>
              <w:t>Prof. Dr. Carlos Henrique C. Ribeiro(ITA)</w:t>
            </w:r>
          </w:p>
        </w:tc>
      </w:tr>
      <w:tr w:rsidR="00FE5933" w:rsidRPr="00FE5933" w:rsidTr="00FE5933">
        <w:trPr>
          <w:trHeight w:val="315"/>
          <w:jc w:val="center"/>
        </w:trPr>
        <w:tc>
          <w:tcPr>
            <w:tcW w:w="5480" w:type="dxa"/>
            <w:tcBorders>
              <w:top w:val="nil"/>
              <w:left w:val="nil"/>
              <w:bottom w:val="nil"/>
              <w:right w:val="nil"/>
            </w:tcBorders>
            <w:shd w:val="clear" w:color="auto" w:fill="auto"/>
            <w:noWrap/>
            <w:vAlign w:val="center"/>
            <w:hideMark/>
          </w:tcPr>
          <w:p w:rsidR="00FE5933" w:rsidRPr="00FE5933" w:rsidRDefault="00FE5933" w:rsidP="00FE5933">
            <w:pPr>
              <w:spacing w:after="0" w:line="240" w:lineRule="auto"/>
              <w:jc w:val="center"/>
              <w:rPr>
                <w:rFonts w:ascii="Times New Roman" w:eastAsia="Times New Roman" w:hAnsi="Times New Roman" w:cs="Times New Roman"/>
                <w:color w:val="000000"/>
                <w:sz w:val="24"/>
                <w:szCs w:val="24"/>
                <w:lang w:val="en-US"/>
              </w:rPr>
            </w:pPr>
            <w:r w:rsidRPr="00FE5933">
              <w:rPr>
                <w:rFonts w:ascii="Times New Roman" w:eastAsia="Times New Roman" w:hAnsi="Times New Roman" w:cs="Times New Roman"/>
                <w:color w:val="000000"/>
                <w:sz w:val="24"/>
                <w:szCs w:val="24"/>
              </w:rPr>
              <w:t>Coordenador do Curso de Engenharia de Computação</w:t>
            </w:r>
          </w:p>
        </w:tc>
      </w:tr>
    </w:tbl>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w:t>
      </w:r>
      <w:r w:rsidRPr="00AA0F50">
        <w:rPr>
          <w:rFonts w:ascii="Times New Roman" w:hAnsi="Times New Roman" w:cs="Times New Roman"/>
          <w:sz w:val="24"/>
          <w:szCs w:val="24"/>
        </w:rPr>
        <w:t xml:space="preserve">Campos, </w:t>
      </w:r>
      <w:r w:rsidR="00FE5933" w:rsidRPr="00AA0F50">
        <w:rPr>
          <w:rFonts w:ascii="Times New Roman" w:hAnsi="Times New Roman" w:cs="Times New Roman"/>
          <w:sz w:val="24"/>
          <w:szCs w:val="24"/>
        </w:rPr>
        <w:t>26</w:t>
      </w:r>
      <w:r w:rsidRPr="00AA0F50">
        <w:rPr>
          <w:rFonts w:ascii="Times New Roman" w:hAnsi="Times New Roman" w:cs="Times New Roman"/>
          <w:sz w:val="24"/>
          <w:szCs w:val="24"/>
        </w:rPr>
        <w:t xml:space="preserve"> de</w:t>
      </w:r>
      <w:r w:rsidRPr="00E0393A">
        <w:rPr>
          <w:rFonts w:ascii="Times New Roman" w:hAnsi="Times New Roman" w:cs="Times New Roman"/>
          <w:sz w:val="24"/>
          <w:szCs w:val="24"/>
        </w:rPr>
        <w:t xml:space="preserve"> </w:t>
      </w:r>
      <w:r w:rsidR="00FE5933">
        <w:rPr>
          <w:rFonts w:ascii="Times New Roman" w:hAnsi="Times New Roman" w:cs="Times New Roman"/>
          <w:sz w:val="24"/>
          <w:szCs w:val="24"/>
        </w:rPr>
        <w:t>novembro de 2013</w:t>
      </w:r>
    </w:p>
    <w:p w:rsidR="003659D3" w:rsidRPr="003659D3" w:rsidRDefault="003659D3" w:rsidP="003659D3">
      <w:pPr>
        <w:pStyle w:val="Texto"/>
        <w:ind w:firstLine="0"/>
        <w:jc w:val="center"/>
        <w:rPr>
          <w:b/>
        </w:rPr>
      </w:pPr>
      <w:r>
        <w:rPr>
          <w:b/>
        </w:rPr>
        <w:lastRenderedPageBreak/>
        <w:t>Dedicatória</w:t>
      </w:r>
    </w:p>
    <w:p w:rsidR="003D73A7" w:rsidRDefault="003D73A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Pr="00E0393A" w:rsidRDefault="0009797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Default="00097977" w:rsidP="00AA0F50">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Carlos dedica este trabalho a seu pai Marcos </w:t>
      </w:r>
      <w:proofErr w:type="spellStart"/>
      <w:r>
        <w:rPr>
          <w:rFonts w:ascii="Times New Roman" w:hAnsi="Times New Roman" w:cs="Times New Roman"/>
          <w:sz w:val="24"/>
          <w:szCs w:val="24"/>
        </w:rPr>
        <w:t>Antonio</w:t>
      </w:r>
      <w:proofErr w:type="spellEnd"/>
      <w:r>
        <w:rPr>
          <w:rFonts w:ascii="Times New Roman" w:hAnsi="Times New Roman" w:cs="Times New Roman"/>
          <w:sz w:val="24"/>
          <w:szCs w:val="24"/>
        </w:rPr>
        <w:t>,</w:t>
      </w:r>
    </w:p>
    <w:p w:rsidR="00097977" w:rsidRPr="00E0393A" w:rsidRDefault="00097977" w:rsidP="00AA0F50">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sua mãe </w:t>
      </w:r>
      <w:proofErr w:type="spellStart"/>
      <w:r>
        <w:rPr>
          <w:rFonts w:ascii="Times New Roman" w:hAnsi="Times New Roman" w:cs="Times New Roman"/>
          <w:sz w:val="24"/>
          <w:szCs w:val="24"/>
        </w:rPr>
        <w:t>Líris</w:t>
      </w:r>
      <w:proofErr w:type="spellEnd"/>
      <w:r>
        <w:rPr>
          <w:rFonts w:ascii="Times New Roman" w:hAnsi="Times New Roman" w:cs="Times New Roman"/>
          <w:sz w:val="24"/>
          <w:szCs w:val="24"/>
        </w:rPr>
        <w:t xml:space="preserve"> Madalena.</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Gabriel dedica este trabalho a sua mãe Aparecida Gil,</w:t>
      </w:r>
    </w:p>
    <w:p w:rsidR="00097977" w:rsidRDefault="00097977" w:rsidP="00097977">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seu pai </w:t>
      </w:r>
      <w:proofErr w:type="spellStart"/>
      <w:r>
        <w:rPr>
          <w:rFonts w:ascii="Times New Roman" w:hAnsi="Times New Roman" w:cs="Times New Roman"/>
          <w:sz w:val="24"/>
          <w:szCs w:val="24"/>
        </w:rPr>
        <w:t>Gaudelino</w:t>
      </w:r>
      <w:proofErr w:type="spellEnd"/>
      <w:r>
        <w:rPr>
          <w:rFonts w:ascii="Times New Roman" w:hAnsi="Times New Roman" w:cs="Times New Roman"/>
          <w:sz w:val="24"/>
          <w:szCs w:val="24"/>
        </w:rPr>
        <w:t>.</w:t>
      </w:r>
    </w:p>
    <w:p w:rsidR="00097977" w:rsidRPr="00E0393A"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Pr="00E0393A" w:rsidRDefault="0009797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659D3" w:rsidRPr="003659D3" w:rsidRDefault="003659D3" w:rsidP="003659D3">
      <w:pPr>
        <w:pStyle w:val="Texto"/>
        <w:ind w:firstLine="0"/>
        <w:jc w:val="center"/>
        <w:rPr>
          <w:b/>
        </w:rPr>
      </w:pPr>
      <w:r>
        <w:rPr>
          <w:b/>
        </w:rPr>
        <w:t>Agradecimentos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097977"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Carlos:</w:t>
      </w: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Gabriel:</w:t>
      </w:r>
    </w:p>
    <w:p w:rsidR="00097977" w:rsidRDefault="00097977" w:rsidP="00AE27C2">
      <w:pPr>
        <w:pStyle w:val="tex"/>
        <w:jc w:val="both"/>
      </w:pPr>
      <w:r>
        <w:tab/>
        <w:t>Primeiramente, gostaria de agradecer a minha mãe</w:t>
      </w:r>
      <w:r w:rsidR="00BF7BCF">
        <w:t xml:space="preserve"> Aparecida</w:t>
      </w:r>
      <w:r>
        <w:t xml:space="preserve"> pelos anos de parceria, amor, educação, carinho e compreensão.</w:t>
      </w:r>
      <w:r w:rsidR="00AE27C2">
        <w:t xml:space="preserve"> </w:t>
      </w:r>
      <w:r w:rsidR="004748EC">
        <w:t>Sua constante presença e apoio na minha vida não foram em vão. Me considerarei um pai realizado se consegu</w:t>
      </w:r>
      <w:r w:rsidR="00F11200">
        <w:t>ir ensinar aos meus filhos</w:t>
      </w:r>
      <w:r w:rsidR="004748EC">
        <w:t xml:space="preserve"> os valores que me ensinara.</w:t>
      </w:r>
    </w:p>
    <w:p w:rsidR="00C779D1" w:rsidRDefault="00BF7BCF" w:rsidP="00AE27C2">
      <w:pPr>
        <w:pStyle w:val="tex"/>
        <w:jc w:val="both"/>
      </w:pPr>
      <w:r>
        <w:tab/>
        <w:t xml:space="preserve">Gostaria de agradecer a minha família. Em especial, ao meu pai </w:t>
      </w:r>
      <w:proofErr w:type="spellStart"/>
      <w:r>
        <w:t>Gaudelino</w:t>
      </w:r>
      <w:proofErr w:type="spellEnd"/>
      <w:r>
        <w:t xml:space="preserve"> e a minha tia </w:t>
      </w:r>
      <w:proofErr w:type="spellStart"/>
      <w:r>
        <w:t>Gaudência</w:t>
      </w:r>
      <w:proofErr w:type="spellEnd"/>
      <w:r>
        <w:t xml:space="preserve"> pelo apoio constante durante os </w:t>
      </w:r>
      <w:r w:rsidR="004748EC">
        <w:t>nós</w:t>
      </w:r>
      <w:r>
        <w:t xml:space="preserve"> de faculdade e cursinho.</w:t>
      </w:r>
      <w:r w:rsidR="00B93661">
        <w:t xml:space="preserve"> Sem vocês, minha caminhada teria sido muito mais difícil.</w:t>
      </w:r>
    </w:p>
    <w:p w:rsidR="00AE27C2" w:rsidRDefault="00BF7BCF" w:rsidP="00AE27C2">
      <w:pPr>
        <w:pStyle w:val="tex"/>
        <w:jc w:val="both"/>
      </w:pPr>
      <w:r>
        <w:tab/>
        <w:t xml:space="preserve">Um agradecimento especial à turma COMP-13 pelos 3 anos de convivência, aprendizado e amizade. </w:t>
      </w:r>
      <w:r w:rsidR="003659D3">
        <w:t>Entre as grandes personalidades, gostaria de citar o Alfredo</w:t>
      </w:r>
      <w:r w:rsidR="004748EC">
        <w:t xml:space="preserve"> Freire</w:t>
      </w:r>
      <w:r w:rsidR="003659D3">
        <w:t xml:space="preserve">, o </w:t>
      </w:r>
      <w:r w:rsidR="00AE27C2">
        <w:t>Carlos</w:t>
      </w:r>
      <w:r w:rsidR="004748EC">
        <w:t xml:space="preserve"> Lemos</w:t>
      </w:r>
      <w:r w:rsidR="00AE27C2">
        <w:t xml:space="preserve"> e o Luiz</w:t>
      </w:r>
      <w:r w:rsidR="004748EC">
        <w:t xml:space="preserve"> Schiller</w:t>
      </w:r>
      <w:r w:rsidR="0099428C">
        <w:t xml:space="preserve">. </w:t>
      </w:r>
    </w:p>
    <w:p w:rsidR="00AE27C2" w:rsidRDefault="00AE27C2" w:rsidP="00AE27C2">
      <w:pPr>
        <w:pStyle w:val="tex"/>
        <w:jc w:val="both"/>
      </w:pPr>
      <w:r>
        <w:tab/>
        <w:t>Alfredo e Luiz pelas grandes aventuras compartilhadas durante o curso. Principalmente às vésperas de provas e entrega de trabalhos, mas também as tardes de conversa, café e alegria.</w:t>
      </w:r>
    </w:p>
    <w:p w:rsidR="00097977" w:rsidRPr="00E0393A" w:rsidRDefault="00AE27C2" w:rsidP="0099428C">
      <w:pPr>
        <w:pStyle w:val="tex"/>
        <w:jc w:val="both"/>
      </w:pPr>
      <w:r>
        <w:tab/>
        <w:t>Ao</w:t>
      </w:r>
      <w:r w:rsidR="0099428C">
        <w:t xml:space="preserve"> Carlos,</w:t>
      </w:r>
      <w:r w:rsidR="004748EC">
        <w:t xml:space="preserve"> pela parceria em desenvolver este Trabalho de Graduaç</w:t>
      </w:r>
      <w:r w:rsidR="0099428C">
        <w:t xml:space="preserve">ão e pela amizade originada antes mesmo da convivência no ITA.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47299F" w:rsidRDefault="0047299F" w:rsidP="0098394F">
      <w:pPr>
        <w:spacing w:after="0" w:line="360" w:lineRule="auto"/>
        <w:contextualSpacing/>
        <w:mirrorIndents/>
        <w:rPr>
          <w:rFonts w:ascii="Times New Roman" w:hAnsi="Times New Roman" w:cs="Times New Roman"/>
          <w:sz w:val="24"/>
          <w:szCs w:val="24"/>
        </w:rPr>
      </w:pPr>
    </w:p>
    <w:p w:rsidR="00D1197D" w:rsidRPr="00E0393A" w:rsidRDefault="00D1197D" w:rsidP="0098394F">
      <w:pPr>
        <w:spacing w:after="0" w:line="360" w:lineRule="auto"/>
        <w:contextualSpacing/>
        <w:mirrorIndents/>
        <w:rPr>
          <w:rFonts w:ascii="Times New Roman" w:hAnsi="Times New Roman" w:cs="Times New Roman"/>
          <w:sz w:val="24"/>
          <w:szCs w:val="24"/>
        </w:rPr>
      </w:pPr>
      <w:bookmarkStart w:id="4" w:name="_GoBack"/>
      <w:bookmarkEnd w:id="4"/>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A37936" w:rsidP="00A37936">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w:t>
      </w:r>
      <w:r w:rsidR="00FD706F" w:rsidRPr="00E0393A">
        <w:rPr>
          <w:rFonts w:ascii="Times New Roman" w:hAnsi="Times New Roman" w:cs="Times New Roman"/>
          <w:sz w:val="24"/>
          <w:szCs w:val="24"/>
        </w:rPr>
        <w:t>O fracasso não existe, o que existe é o sucesso dos outros.</w:t>
      </w:r>
      <w:r w:rsidRPr="00E0393A">
        <w:rPr>
          <w:rFonts w:ascii="Times New Roman" w:hAnsi="Times New Roman" w:cs="Times New Roman"/>
          <w:sz w:val="24"/>
          <w:szCs w:val="24"/>
        </w:rPr>
        <w:t>”</w:t>
      </w:r>
    </w:p>
    <w:p w:rsidR="003D73A7" w:rsidRPr="00E0393A" w:rsidRDefault="00FD706F" w:rsidP="00A37936">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Aviões do Forró</w:t>
      </w:r>
    </w:p>
    <w:p w:rsidR="00A37936" w:rsidRDefault="00A37936"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659D3" w:rsidRPr="003659D3" w:rsidRDefault="003659D3" w:rsidP="003659D3">
      <w:pPr>
        <w:pStyle w:val="Texto"/>
        <w:ind w:firstLine="0"/>
        <w:jc w:val="center"/>
        <w:rPr>
          <w:b/>
        </w:rPr>
      </w:pPr>
      <w:r>
        <w:rPr>
          <w:b/>
        </w:rPr>
        <w:lastRenderedPageBreak/>
        <w:t>Resumo</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 xml:space="preserve">Redes sem fio vem se mostrando cada vez mais competitivas quando comparadas </w:t>
      </w:r>
      <w:proofErr w:type="gramStart"/>
      <w:r>
        <w:rPr>
          <w:shd w:val="clear" w:color="auto" w:fill="FFFFFF"/>
        </w:rPr>
        <w:t>a  </w:t>
      </w:r>
      <w:proofErr w:type="spellStart"/>
      <w:r>
        <w:rPr>
          <w:shd w:val="clear" w:color="auto" w:fill="FFFFFF"/>
        </w:rPr>
        <w:t>a</w:t>
      </w:r>
      <w:proofErr w:type="spellEnd"/>
      <w:proofErr w:type="gramEnd"/>
      <w:r>
        <w:rPr>
          <w:shd w:val="clear" w:color="auto" w:fill="FFFFFF"/>
        </w:rPr>
        <w:t xml:space="preserve">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659D3" w:rsidRPr="003659D3" w:rsidRDefault="003659D3" w:rsidP="003659D3">
      <w:pPr>
        <w:pStyle w:val="Texto"/>
        <w:ind w:firstLine="0"/>
        <w:jc w:val="center"/>
        <w:rPr>
          <w:b/>
        </w:rPr>
      </w:pPr>
      <w:r w:rsidRPr="003659D3">
        <w:rPr>
          <w:b/>
        </w:rPr>
        <w:lastRenderedPageBreak/>
        <w:t>Abstract</w:t>
      </w:r>
    </w:p>
    <w:p w:rsidR="00C264B2" w:rsidRPr="00294904" w:rsidRDefault="00C264B2" w:rsidP="006807A5">
      <w:pPr>
        <w:spacing w:after="0" w:line="360" w:lineRule="auto"/>
        <w:contextualSpacing/>
        <w:mirrorIndents/>
        <w:jc w:val="center"/>
        <w:rPr>
          <w:rFonts w:ascii="Times New Roman" w:hAnsi="Times New Roman" w:cs="Times New Roman"/>
          <w:b/>
          <w:sz w:val="24"/>
          <w:szCs w:val="24"/>
          <w:lang w:val="en-US"/>
        </w:rPr>
      </w:pPr>
    </w:p>
    <w:p w:rsidR="003D73A7" w:rsidRPr="00294904" w:rsidRDefault="00D7335D" w:rsidP="00C264B2">
      <w:pPr>
        <w:pStyle w:val="tex"/>
        <w:ind w:firstLine="708"/>
        <w:jc w:val="both"/>
        <w:rPr>
          <w:lang w:val="en-US"/>
        </w:rPr>
      </w:pPr>
      <w:r w:rsidRPr="00294904">
        <w:rPr>
          <w:shd w:val="clear" w:color="auto" w:fill="FFFFFF"/>
          <w:lang w:val="en-US"/>
        </w:rPr>
        <w:t xml:space="preserve">Wireless networking is proving increasingly competitive when compared to wired networks. In this context, a </w:t>
      </w:r>
      <w:proofErr w:type="gramStart"/>
      <w:r w:rsidRPr="00294904">
        <w:rPr>
          <w:shd w:val="clear" w:color="auto" w:fill="FFFFFF"/>
          <w:lang w:val="en-US"/>
        </w:rPr>
        <w:t>difficult  and</w:t>
      </w:r>
      <w:proofErr w:type="gramEnd"/>
      <w:r w:rsidRPr="00294904">
        <w:rPr>
          <w:shd w:val="clear" w:color="auto" w:fill="FFFFFF"/>
          <w:lang w:val="en-US"/>
        </w:rPr>
        <w:t xml:space="preserve"> very important problem is to perform an efficient routers placement. In this graduation </w:t>
      </w:r>
      <w:proofErr w:type="gramStart"/>
      <w:r w:rsidRPr="00294904">
        <w:rPr>
          <w:shd w:val="clear" w:color="auto" w:fill="FFFFFF"/>
          <w:lang w:val="en-US"/>
        </w:rPr>
        <w:t>work</w:t>
      </w:r>
      <w:proofErr w:type="gramEnd"/>
      <w:r w:rsidRPr="00294904">
        <w:rPr>
          <w:shd w:val="clear" w:color="auto" w:fill="FFFFFF"/>
          <w:lang w:val="en-US"/>
        </w:rPr>
        <w:t xml:space="preserve"> we developed a genetic algorithm that takes into account a simplified model of barriers to place routers in order to obtain full coverage of a fixed set of sensors and full connectivity between the routers.</w:t>
      </w: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E0393A" w:rsidRDefault="004D12B4" w:rsidP="004D12B4">
      <w:pPr>
        <w:pStyle w:val="Texto"/>
        <w:ind w:firstLine="0"/>
      </w:pPr>
      <w:bookmarkStart w:id="5" w:name="_Toc373139522"/>
      <w:r w:rsidRPr="00E0393A">
        <w:lastRenderedPageBreak/>
        <w:t>Lista de Figuras</w:t>
      </w:r>
      <w:bookmarkEnd w:id="5"/>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294904" w:rsidRDefault="00D7335D">
      <w:pPr>
        <w:pStyle w:val="TableofFigures"/>
        <w:tabs>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00D12010" w:rsidRPr="00E0393A">
        <w:rPr>
          <w:rFonts w:ascii="Times New Roman" w:hAnsi="Times New Roman" w:cs="Times New Roman"/>
          <w:sz w:val="24"/>
          <w:szCs w:val="24"/>
        </w:rPr>
        <w:instrText xml:space="preserve"> TOC \c "Figura" </w:instrText>
      </w:r>
      <w:r w:rsidRPr="00E0393A">
        <w:rPr>
          <w:rFonts w:ascii="Times New Roman" w:hAnsi="Times New Roman" w:cs="Times New Roman"/>
          <w:sz w:val="24"/>
          <w:szCs w:val="24"/>
        </w:rPr>
        <w:fldChar w:fldCharType="separate"/>
      </w:r>
      <w:r w:rsidR="00294904" w:rsidRPr="00DC525A">
        <w:rPr>
          <w:rFonts w:ascii="Times New Roman" w:hAnsi="Times New Roman" w:cs="Times New Roman"/>
          <w:noProof/>
        </w:rPr>
        <w:t xml:space="preserve">Figura 1: </w:t>
      </w:r>
      <w:r w:rsidR="00294904" w:rsidRPr="00DC525A">
        <w:rPr>
          <w:rFonts w:ascii="Times New Roman" w:eastAsiaTheme="minorEastAsia" w:hAnsi="Times New Roman" w:cs="Times New Roman"/>
          <w:noProof/>
        </w:rPr>
        <w:t xml:space="preserve">Planta para </w:t>
      </w:r>
      <m:oMath>
        <m:r>
          <w:rPr>
            <w:rFonts w:ascii="Cambria Math" w:eastAsiaTheme="minorEastAsia" w:hAnsi="Cambria Math" w:cs="Times New Roman"/>
            <w:noProof/>
          </w:rPr>
          <m:t>grain</m:t>
        </m:r>
        <m:r>
          <m:rPr>
            <m:sty m:val="p"/>
          </m:rPr>
          <w:rPr>
            <w:rFonts w:ascii="Cambria Math" w:eastAsiaTheme="minorEastAsia" w:hAnsi="Cambria Math" w:cs="Times New Roman"/>
            <w:noProof/>
          </w:rPr>
          <m:t>=9</m:t>
        </m:r>
      </m:oMath>
      <w:r w:rsidR="00294904" w:rsidRPr="00DC525A">
        <w:rPr>
          <w:rFonts w:ascii="Times New Roman" w:eastAsiaTheme="minorEastAsia" w:hAnsi="Times New Roman" w:cs="Times New Roman"/>
          <w:noProof/>
        </w:rPr>
        <w:t>.</w:t>
      </w:r>
      <w:r w:rsidR="00294904">
        <w:rPr>
          <w:noProof/>
        </w:rPr>
        <w:tab/>
      </w:r>
      <w:r w:rsidR="00294904">
        <w:rPr>
          <w:noProof/>
        </w:rPr>
        <w:fldChar w:fldCharType="begin"/>
      </w:r>
      <w:r w:rsidR="00294904">
        <w:rPr>
          <w:noProof/>
        </w:rPr>
        <w:instrText xml:space="preserve"> PAGEREF _Toc373203676 \h </w:instrText>
      </w:r>
      <w:r w:rsidR="00294904">
        <w:rPr>
          <w:noProof/>
        </w:rPr>
      </w:r>
      <w:r w:rsidR="00294904">
        <w:rPr>
          <w:noProof/>
        </w:rPr>
        <w:fldChar w:fldCharType="separate"/>
      </w:r>
      <w:r w:rsidR="00294904">
        <w:rPr>
          <w:noProof/>
        </w:rPr>
        <w:t>21</w:t>
      </w:r>
      <w:r w:rsidR="00294904">
        <w:rPr>
          <w:noProof/>
        </w:rPr>
        <w:fldChar w:fldCharType="end"/>
      </w:r>
    </w:p>
    <w:p w:rsidR="00294904" w:rsidRDefault="00294904">
      <w:pPr>
        <w:pStyle w:val="TableofFigures"/>
        <w:tabs>
          <w:tab w:val="right" w:leader="dot" w:pos="9061"/>
        </w:tabs>
        <w:rPr>
          <w:rFonts w:eastAsiaTheme="minorEastAsia"/>
          <w:noProof/>
          <w:lang w:val="en-US"/>
        </w:rPr>
      </w:pPr>
      <w:r w:rsidRPr="00DC525A">
        <w:rPr>
          <w:rFonts w:ascii="Times New Roman" w:hAnsi="Times New Roman" w:cs="Times New Roman"/>
          <w:noProof/>
        </w:rPr>
        <w:t>Figura 2: Representação dos Sensores na planta.</w:t>
      </w:r>
      <w:r>
        <w:rPr>
          <w:noProof/>
        </w:rPr>
        <w:tab/>
      </w:r>
      <w:r>
        <w:rPr>
          <w:noProof/>
        </w:rPr>
        <w:fldChar w:fldCharType="begin"/>
      </w:r>
      <w:r>
        <w:rPr>
          <w:noProof/>
        </w:rPr>
        <w:instrText xml:space="preserve"> PAGEREF _Toc373203677 \h </w:instrText>
      </w:r>
      <w:r>
        <w:rPr>
          <w:noProof/>
        </w:rPr>
      </w:r>
      <w:r>
        <w:rPr>
          <w:noProof/>
        </w:rPr>
        <w:fldChar w:fldCharType="separate"/>
      </w:r>
      <w:r>
        <w:rPr>
          <w:noProof/>
        </w:rPr>
        <w:t>22</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3 - Quatro Roteadores(Azul) cobrindo 4 sensores em um exemplo sem obstáculos e com </w:t>
      </w:r>
      <m:oMath>
        <m:r>
          <w:rPr>
            <w:rFonts w:ascii="Cambria Math" w:hAnsi="Cambria Math"/>
            <w:noProof/>
          </w:rPr>
          <m:t>range=50</m:t>
        </m:r>
      </m:oMath>
      <w:r w:rsidRPr="00DC525A">
        <w:rPr>
          <w:rFonts w:eastAsiaTheme="minorEastAsia"/>
          <w:noProof/>
        </w:rPr>
        <w:t>.</w:t>
      </w:r>
      <w:r>
        <w:rPr>
          <w:noProof/>
        </w:rPr>
        <w:tab/>
      </w:r>
      <w:r>
        <w:rPr>
          <w:noProof/>
        </w:rPr>
        <w:fldChar w:fldCharType="begin"/>
      </w:r>
      <w:r>
        <w:rPr>
          <w:noProof/>
        </w:rPr>
        <w:instrText xml:space="preserve"> PAGEREF _Toc373203678 \h </w:instrText>
      </w:r>
      <w:r>
        <w:rPr>
          <w:noProof/>
        </w:rPr>
      </w:r>
      <w:r>
        <w:rPr>
          <w:noProof/>
        </w:rPr>
        <w:fldChar w:fldCharType="separate"/>
      </w:r>
      <w:r>
        <w:rPr>
          <w:noProof/>
        </w:rPr>
        <w:t>23</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4 – Planta com 1 roteador e dois obstáculos</w:t>
      </w:r>
      <w:r>
        <w:rPr>
          <w:noProof/>
        </w:rPr>
        <w:tab/>
      </w:r>
      <w:r>
        <w:rPr>
          <w:noProof/>
        </w:rPr>
        <w:fldChar w:fldCharType="begin"/>
      </w:r>
      <w:r>
        <w:rPr>
          <w:noProof/>
        </w:rPr>
        <w:instrText xml:space="preserve"> PAGEREF _Toc373203679 \h </w:instrText>
      </w:r>
      <w:r>
        <w:rPr>
          <w:noProof/>
        </w:rPr>
      </w:r>
      <w:r>
        <w:rPr>
          <w:noProof/>
        </w:rPr>
        <w:fldChar w:fldCharType="separate"/>
      </w:r>
      <w:r>
        <w:rPr>
          <w:noProof/>
        </w:rPr>
        <w:t>25</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5 – Um Roteador(Azul) cobrindo 2 sensores em um exemplo com obstáculos, </w:t>
      </w:r>
      <m:oMath>
        <m:r>
          <w:rPr>
            <w:rFonts w:ascii="Cambria Math" w:hAnsi="Cambria Math"/>
            <w:noProof/>
          </w:rPr>
          <m:t>range=50</m:t>
        </m:r>
      </m:oMath>
      <w:r w:rsidRPr="00DC525A">
        <w:rPr>
          <w:rFonts w:eastAsiaTheme="minorEastAsia"/>
          <w:noProof/>
        </w:rPr>
        <w:t xml:space="preserve">, </w:t>
      </w:r>
      <m:oMath>
        <m:r>
          <w:rPr>
            <w:rFonts w:ascii="Cambria Math" w:eastAsiaTheme="minorEastAsia" w:hAnsi="Cambria Math"/>
            <w:noProof/>
          </w:rPr>
          <m:t>alpha=0.6</m:t>
        </m:r>
      </m:oMath>
      <w:r w:rsidRPr="00DC525A">
        <w:rPr>
          <w:rFonts w:eastAsiaTheme="minorEastAsia"/>
          <w:noProof/>
        </w:rPr>
        <w:t>.</w:t>
      </w:r>
      <w:r>
        <w:rPr>
          <w:noProof/>
        </w:rPr>
        <w:tab/>
      </w:r>
      <w:r>
        <w:rPr>
          <w:noProof/>
        </w:rPr>
        <w:fldChar w:fldCharType="begin"/>
      </w:r>
      <w:r>
        <w:rPr>
          <w:noProof/>
        </w:rPr>
        <w:instrText xml:space="preserve"> PAGEREF _Toc373203680 \h </w:instrText>
      </w:r>
      <w:r>
        <w:rPr>
          <w:noProof/>
        </w:rPr>
      </w:r>
      <w:r>
        <w:rPr>
          <w:noProof/>
        </w:rPr>
        <w:fldChar w:fldCharType="separate"/>
      </w:r>
      <w:r>
        <w:rPr>
          <w:noProof/>
        </w:rPr>
        <w:t>26</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6 – Quatro Roteadores cobrindo 5 sensores em um exemplo com obstáculos, </w:t>
      </w:r>
      <m:oMath>
        <m:r>
          <w:rPr>
            <w:rFonts w:ascii="Cambria Math" w:hAnsi="Cambria Math"/>
            <w:noProof/>
          </w:rPr>
          <m:t>range=50</m:t>
        </m:r>
      </m:oMath>
      <w:r w:rsidRPr="00DC525A">
        <w:rPr>
          <w:rFonts w:eastAsiaTheme="minorEastAsia"/>
          <w:noProof/>
        </w:rPr>
        <w:t xml:space="preserve">, </w:t>
      </w:r>
      <m:oMath>
        <m:r>
          <w:rPr>
            <w:rFonts w:ascii="Cambria Math" w:eastAsiaTheme="minorEastAsia" w:hAnsi="Cambria Math"/>
            <w:noProof/>
          </w:rPr>
          <m:t>alpha=0.6</m:t>
        </m:r>
      </m:oMath>
      <w:r w:rsidRPr="00DC525A">
        <w:rPr>
          <w:rFonts w:eastAsiaTheme="minorEastAsia"/>
          <w:noProof/>
        </w:rPr>
        <w:t>.</w:t>
      </w:r>
      <w:r>
        <w:rPr>
          <w:noProof/>
        </w:rPr>
        <w:tab/>
      </w:r>
      <w:r>
        <w:rPr>
          <w:noProof/>
        </w:rPr>
        <w:fldChar w:fldCharType="begin"/>
      </w:r>
      <w:r>
        <w:rPr>
          <w:noProof/>
        </w:rPr>
        <w:instrText xml:space="preserve"> PAGEREF _Toc373203681 \h </w:instrText>
      </w:r>
      <w:r>
        <w:rPr>
          <w:noProof/>
        </w:rPr>
      </w:r>
      <w:r>
        <w:rPr>
          <w:noProof/>
        </w:rPr>
        <w:fldChar w:fldCharType="separate"/>
      </w:r>
      <w:r>
        <w:rPr>
          <w:noProof/>
        </w:rPr>
        <w:t>27</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7 – Quatro Roteadores conectados em uma planta com obstáculos, </w:t>
      </w:r>
      <m:oMath>
        <m:r>
          <w:rPr>
            <w:rFonts w:ascii="Cambria Math" w:hAnsi="Cambria Math"/>
            <w:noProof/>
          </w:rPr>
          <m:t>range_router=200</m:t>
        </m:r>
      </m:oMath>
      <w:r w:rsidRPr="00DC525A">
        <w:rPr>
          <w:rFonts w:eastAsiaTheme="minorEastAsia"/>
          <w:noProof/>
        </w:rPr>
        <w:t xml:space="preserve">, </w:t>
      </w:r>
      <m:oMath>
        <m:r>
          <w:rPr>
            <w:rFonts w:ascii="Cambria Math" w:eastAsiaTheme="minorEastAsia" w:hAnsi="Cambria Math"/>
            <w:noProof/>
          </w:rPr>
          <m:t>alpha=0.6</m:t>
        </m:r>
      </m:oMath>
      <w:r w:rsidRPr="00DC525A">
        <w:rPr>
          <w:rFonts w:eastAsiaTheme="minorEastAsia"/>
          <w:noProof/>
        </w:rPr>
        <w:t>.</w:t>
      </w:r>
      <w:r>
        <w:rPr>
          <w:noProof/>
        </w:rPr>
        <w:tab/>
      </w:r>
      <w:r>
        <w:rPr>
          <w:noProof/>
        </w:rPr>
        <w:fldChar w:fldCharType="begin"/>
      </w:r>
      <w:r>
        <w:rPr>
          <w:noProof/>
        </w:rPr>
        <w:instrText xml:space="preserve"> PAGEREF _Toc373203682 \h </w:instrText>
      </w:r>
      <w:r>
        <w:rPr>
          <w:noProof/>
        </w:rPr>
      </w:r>
      <w:r>
        <w:rPr>
          <w:noProof/>
        </w:rPr>
        <w:fldChar w:fldCharType="separate"/>
      </w:r>
      <w:r>
        <w:rPr>
          <w:noProof/>
        </w:rPr>
        <w:t>28</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8 – Exemplo com 8 sensores para teste de velocidade.</w:t>
      </w:r>
      <w:r>
        <w:rPr>
          <w:noProof/>
        </w:rPr>
        <w:tab/>
      </w:r>
      <w:r>
        <w:rPr>
          <w:noProof/>
        </w:rPr>
        <w:fldChar w:fldCharType="begin"/>
      </w:r>
      <w:r>
        <w:rPr>
          <w:noProof/>
        </w:rPr>
        <w:instrText xml:space="preserve"> PAGEREF _Toc373203683 \h </w:instrText>
      </w:r>
      <w:r>
        <w:rPr>
          <w:noProof/>
        </w:rPr>
      </w:r>
      <w:r>
        <w:rPr>
          <w:noProof/>
        </w:rPr>
        <w:fldChar w:fldCharType="separate"/>
      </w:r>
      <w:r>
        <w:rPr>
          <w:noProof/>
        </w:rPr>
        <w:t>33</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9 – Representação das probabilidades provenientes da aptidão relativa.</w:t>
      </w:r>
      <w:r>
        <w:rPr>
          <w:noProof/>
        </w:rPr>
        <w:tab/>
      </w:r>
      <w:r>
        <w:rPr>
          <w:noProof/>
        </w:rPr>
        <w:fldChar w:fldCharType="begin"/>
      </w:r>
      <w:r>
        <w:rPr>
          <w:noProof/>
        </w:rPr>
        <w:instrText xml:space="preserve"> PAGEREF _Toc373203684 \h </w:instrText>
      </w:r>
      <w:r>
        <w:rPr>
          <w:noProof/>
        </w:rPr>
      </w:r>
      <w:r>
        <w:rPr>
          <w:noProof/>
        </w:rPr>
        <w:fldChar w:fldCharType="separate"/>
      </w:r>
      <w:r>
        <w:rPr>
          <w:noProof/>
        </w:rPr>
        <w:t>34</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10 – Cruzamento do tipo Corte Único.</w:t>
      </w:r>
      <w:r>
        <w:rPr>
          <w:noProof/>
        </w:rPr>
        <w:tab/>
      </w:r>
      <w:r>
        <w:rPr>
          <w:noProof/>
        </w:rPr>
        <w:fldChar w:fldCharType="begin"/>
      </w:r>
      <w:r>
        <w:rPr>
          <w:noProof/>
        </w:rPr>
        <w:instrText xml:space="preserve"> PAGEREF _Toc373203685 \h </w:instrText>
      </w:r>
      <w:r>
        <w:rPr>
          <w:noProof/>
        </w:rPr>
      </w:r>
      <w:r>
        <w:rPr>
          <w:noProof/>
        </w:rPr>
        <w:fldChar w:fldCharType="separate"/>
      </w:r>
      <w:r>
        <w:rPr>
          <w:noProof/>
        </w:rPr>
        <w:t>35</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11 – Cruzamento do tipo Multi Corte.</w:t>
      </w:r>
      <w:r>
        <w:rPr>
          <w:noProof/>
        </w:rPr>
        <w:tab/>
      </w:r>
      <w:r>
        <w:rPr>
          <w:noProof/>
        </w:rPr>
        <w:fldChar w:fldCharType="begin"/>
      </w:r>
      <w:r>
        <w:rPr>
          <w:noProof/>
        </w:rPr>
        <w:instrText xml:space="preserve"> PAGEREF _Toc373203686 \h </w:instrText>
      </w:r>
      <w:r>
        <w:rPr>
          <w:noProof/>
        </w:rPr>
      </w:r>
      <w:r>
        <w:rPr>
          <w:noProof/>
        </w:rPr>
        <w:fldChar w:fldCharType="separate"/>
      </w:r>
      <w:r>
        <w:rPr>
          <w:noProof/>
        </w:rPr>
        <w:t>36</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12 – Individuo sofrendo mutação de dois bits.</w:t>
      </w:r>
      <w:r>
        <w:rPr>
          <w:noProof/>
        </w:rPr>
        <w:tab/>
      </w:r>
      <w:r>
        <w:rPr>
          <w:noProof/>
        </w:rPr>
        <w:fldChar w:fldCharType="begin"/>
      </w:r>
      <w:r>
        <w:rPr>
          <w:noProof/>
        </w:rPr>
        <w:instrText xml:space="preserve"> PAGEREF _Toc373203687 \h </w:instrText>
      </w:r>
      <w:r>
        <w:rPr>
          <w:noProof/>
        </w:rPr>
      </w:r>
      <w:r>
        <w:rPr>
          <w:noProof/>
        </w:rPr>
        <w:fldChar w:fldCharType="separate"/>
      </w:r>
      <w:r>
        <w:rPr>
          <w:noProof/>
        </w:rPr>
        <w:t>36</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13 – Aptidão máxima e média para probabilidade de mutação igual a 50% por bit.</w:t>
      </w:r>
      <w:r>
        <w:rPr>
          <w:noProof/>
        </w:rPr>
        <w:tab/>
      </w:r>
      <w:r>
        <w:rPr>
          <w:noProof/>
        </w:rPr>
        <w:fldChar w:fldCharType="begin"/>
      </w:r>
      <w:r>
        <w:rPr>
          <w:noProof/>
        </w:rPr>
        <w:instrText xml:space="preserve"> PAGEREF _Toc373203688 \h </w:instrText>
      </w:r>
      <w:r>
        <w:rPr>
          <w:noProof/>
        </w:rPr>
      </w:r>
      <w:r>
        <w:rPr>
          <w:noProof/>
        </w:rPr>
        <w:fldChar w:fldCharType="separate"/>
      </w:r>
      <w:r>
        <w:rPr>
          <w:noProof/>
        </w:rPr>
        <w:t>37</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14 – Aptidão máxima e média para probabilidade de mutação igual a 5% por bit.</w:t>
      </w:r>
      <w:r>
        <w:rPr>
          <w:noProof/>
        </w:rPr>
        <w:tab/>
      </w:r>
      <w:r>
        <w:rPr>
          <w:noProof/>
        </w:rPr>
        <w:fldChar w:fldCharType="begin"/>
      </w:r>
      <w:r>
        <w:rPr>
          <w:noProof/>
        </w:rPr>
        <w:instrText xml:space="preserve"> PAGEREF _Toc373203689 \h </w:instrText>
      </w:r>
      <w:r>
        <w:rPr>
          <w:noProof/>
        </w:rPr>
      </w:r>
      <w:r>
        <w:rPr>
          <w:noProof/>
        </w:rPr>
        <w:fldChar w:fldCharType="separate"/>
      </w:r>
      <w:r>
        <w:rPr>
          <w:noProof/>
        </w:rPr>
        <w:t>38</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15</w:t>
      </w:r>
      <w:r w:rsidRPr="00DC525A">
        <w:rPr>
          <w:i/>
          <w:iCs/>
          <w:noProof/>
        </w:rPr>
        <w:t xml:space="preserve"> - </w:t>
      </w:r>
      <w:r>
        <w:rPr>
          <w:noProof/>
        </w:rPr>
        <w:t>Aptidão máxima e média para probabilidade de mutação igual a 0,5% por bit.</w:t>
      </w:r>
      <w:r>
        <w:rPr>
          <w:noProof/>
        </w:rPr>
        <w:tab/>
      </w:r>
      <w:r>
        <w:rPr>
          <w:noProof/>
        </w:rPr>
        <w:fldChar w:fldCharType="begin"/>
      </w:r>
      <w:r>
        <w:rPr>
          <w:noProof/>
        </w:rPr>
        <w:instrText xml:space="preserve"> PAGEREF _Toc373203690 \h </w:instrText>
      </w:r>
      <w:r>
        <w:rPr>
          <w:noProof/>
        </w:rPr>
      </w:r>
      <w:r>
        <w:rPr>
          <w:noProof/>
        </w:rPr>
        <w:fldChar w:fldCharType="separate"/>
      </w:r>
      <w:r>
        <w:rPr>
          <w:noProof/>
        </w:rPr>
        <w:t>39</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16</w:t>
      </w:r>
      <w:r w:rsidRPr="00DC525A">
        <w:rPr>
          <w:i/>
          <w:iCs/>
          <w:noProof/>
        </w:rPr>
        <w:t xml:space="preserve"> </w:t>
      </w:r>
      <w:r>
        <w:rPr>
          <w:noProof/>
        </w:rPr>
        <w:t>– Aptidão máxima e média para probabilidade de mutação igual a 0,1% por bit.</w:t>
      </w:r>
      <w:r>
        <w:rPr>
          <w:noProof/>
        </w:rPr>
        <w:tab/>
      </w:r>
      <w:r>
        <w:rPr>
          <w:noProof/>
        </w:rPr>
        <w:fldChar w:fldCharType="begin"/>
      </w:r>
      <w:r>
        <w:rPr>
          <w:noProof/>
        </w:rPr>
        <w:instrText xml:space="preserve"> PAGEREF _Toc373203691 \h </w:instrText>
      </w:r>
      <w:r>
        <w:rPr>
          <w:noProof/>
        </w:rPr>
      </w:r>
      <w:r>
        <w:rPr>
          <w:noProof/>
        </w:rPr>
        <w:fldChar w:fldCharType="separate"/>
      </w:r>
      <w:r>
        <w:rPr>
          <w:noProof/>
        </w:rPr>
        <w:t>40</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17 – Região de cobertura de três sensores em uma planta sem obstáculos.</w:t>
      </w:r>
      <w:r>
        <w:rPr>
          <w:noProof/>
        </w:rPr>
        <w:tab/>
      </w:r>
      <w:r>
        <w:rPr>
          <w:noProof/>
        </w:rPr>
        <w:fldChar w:fldCharType="begin"/>
      </w:r>
      <w:r>
        <w:rPr>
          <w:noProof/>
        </w:rPr>
        <w:instrText xml:space="preserve"> PAGEREF _Toc373203692 \h </w:instrText>
      </w:r>
      <w:r>
        <w:rPr>
          <w:noProof/>
        </w:rPr>
      </w:r>
      <w:r>
        <w:rPr>
          <w:noProof/>
        </w:rPr>
        <w:fldChar w:fldCharType="separate"/>
      </w:r>
      <w:r>
        <w:rPr>
          <w:noProof/>
        </w:rPr>
        <w:t>42</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18 – Região de cobertura de três sensores em uma planta sem obstáculos. Sensores mais próximos.</w:t>
      </w:r>
      <w:r>
        <w:rPr>
          <w:noProof/>
        </w:rPr>
        <w:tab/>
      </w:r>
      <w:r>
        <w:rPr>
          <w:noProof/>
        </w:rPr>
        <w:fldChar w:fldCharType="begin"/>
      </w:r>
      <w:r>
        <w:rPr>
          <w:noProof/>
        </w:rPr>
        <w:instrText xml:space="preserve"> PAGEREF _Toc373203693 \h </w:instrText>
      </w:r>
      <w:r>
        <w:rPr>
          <w:noProof/>
        </w:rPr>
      </w:r>
      <w:r>
        <w:rPr>
          <w:noProof/>
        </w:rPr>
        <w:fldChar w:fldCharType="separate"/>
      </w:r>
      <w:r>
        <w:rPr>
          <w:noProof/>
        </w:rPr>
        <w:t>43</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19 - Teste 1</w:t>
      </w:r>
      <w:r>
        <w:rPr>
          <w:noProof/>
        </w:rPr>
        <w:tab/>
      </w:r>
      <w:r>
        <w:rPr>
          <w:noProof/>
        </w:rPr>
        <w:fldChar w:fldCharType="begin"/>
      </w:r>
      <w:r>
        <w:rPr>
          <w:noProof/>
        </w:rPr>
        <w:instrText xml:space="preserve"> PAGEREF _Toc373203694 \h </w:instrText>
      </w:r>
      <w:r>
        <w:rPr>
          <w:noProof/>
        </w:rPr>
      </w:r>
      <w:r>
        <w:rPr>
          <w:noProof/>
        </w:rPr>
        <w:fldChar w:fldCharType="separate"/>
      </w:r>
      <w:r>
        <w:rPr>
          <w:noProof/>
        </w:rPr>
        <w:t>46</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20 - Teste 3</w:t>
      </w:r>
      <w:r>
        <w:rPr>
          <w:noProof/>
        </w:rPr>
        <w:tab/>
      </w:r>
      <w:r>
        <w:rPr>
          <w:noProof/>
        </w:rPr>
        <w:fldChar w:fldCharType="begin"/>
      </w:r>
      <w:r>
        <w:rPr>
          <w:noProof/>
        </w:rPr>
        <w:instrText xml:space="preserve"> PAGEREF _Toc373203695 \h </w:instrText>
      </w:r>
      <w:r>
        <w:rPr>
          <w:noProof/>
        </w:rPr>
      </w:r>
      <w:r>
        <w:rPr>
          <w:noProof/>
        </w:rPr>
        <w:fldChar w:fldCharType="separate"/>
      </w:r>
      <w:r>
        <w:rPr>
          <w:noProof/>
        </w:rPr>
        <w:t>47</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21 - Teste 5</w:t>
      </w:r>
      <w:r>
        <w:rPr>
          <w:noProof/>
        </w:rPr>
        <w:tab/>
      </w:r>
      <w:r>
        <w:rPr>
          <w:noProof/>
        </w:rPr>
        <w:fldChar w:fldCharType="begin"/>
      </w:r>
      <w:r>
        <w:rPr>
          <w:noProof/>
        </w:rPr>
        <w:instrText xml:space="preserve"> PAGEREF _Toc373203696 \h </w:instrText>
      </w:r>
      <w:r>
        <w:rPr>
          <w:noProof/>
        </w:rPr>
      </w:r>
      <w:r>
        <w:rPr>
          <w:noProof/>
        </w:rPr>
        <w:fldChar w:fldCharType="separate"/>
      </w:r>
      <w:r>
        <w:rPr>
          <w:noProof/>
        </w:rPr>
        <w:t>47</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22 - Teste 7</w:t>
      </w:r>
      <w:r>
        <w:rPr>
          <w:noProof/>
        </w:rPr>
        <w:tab/>
      </w:r>
      <w:r>
        <w:rPr>
          <w:noProof/>
        </w:rPr>
        <w:fldChar w:fldCharType="begin"/>
      </w:r>
      <w:r>
        <w:rPr>
          <w:noProof/>
        </w:rPr>
        <w:instrText xml:space="preserve"> PAGEREF _Toc373203697 \h </w:instrText>
      </w:r>
      <w:r>
        <w:rPr>
          <w:noProof/>
        </w:rPr>
      </w:r>
      <w:r>
        <w:rPr>
          <w:noProof/>
        </w:rPr>
        <w:fldChar w:fldCharType="separate"/>
      </w:r>
      <w:r>
        <w:rPr>
          <w:noProof/>
        </w:rPr>
        <w:t>48</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23 - Teste 9</w:t>
      </w:r>
      <w:r>
        <w:rPr>
          <w:noProof/>
        </w:rPr>
        <w:tab/>
      </w:r>
      <w:r>
        <w:rPr>
          <w:noProof/>
        </w:rPr>
        <w:fldChar w:fldCharType="begin"/>
      </w:r>
      <w:r>
        <w:rPr>
          <w:noProof/>
        </w:rPr>
        <w:instrText xml:space="preserve"> PAGEREF _Toc373203698 \h </w:instrText>
      </w:r>
      <w:r>
        <w:rPr>
          <w:noProof/>
        </w:rPr>
      </w:r>
      <w:r>
        <w:rPr>
          <w:noProof/>
        </w:rPr>
        <w:fldChar w:fldCharType="separate"/>
      </w:r>
      <w:r>
        <w:rPr>
          <w:noProof/>
        </w:rPr>
        <w:t>48</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24 – Mapa de sensores cobertos para o teste 1.</w:t>
      </w:r>
      <w:r>
        <w:rPr>
          <w:noProof/>
        </w:rPr>
        <w:tab/>
      </w:r>
      <w:r>
        <w:rPr>
          <w:noProof/>
        </w:rPr>
        <w:fldChar w:fldCharType="begin"/>
      </w:r>
      <w:r>
        <w:rPr>
          <w:noProof/>
        </w:rPr>
        <w:instrText xml:space="preserve"> PAGEREF _Toc373203699 \h </w:instrText>
      </w:r>
      <w:r>
        <w:rPr>
          <w:noProof/>
        </w:rPr>
      </w:r>
      <w:r>
        <w:rPr>
          <w:noProof/>
        </w:rPr>
        <w:fldChar w:fldCharType="separate"/>
      </w:r>
      <w:r>
        <w:rPr>
          <w:noProof/>
        </w:rPr>
        <w:t>50</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25 – Mapa para visualização de comunicação entre roteadores, considerando </w:t>
      </w:r>
      <m:oMath>
        <m:r>
          <w:rPr>
            <w:rFonts w:ascii="Cambria Math" w:hAnsi="Cambria Math"/>
            <w:noProof/>
          </w:rPr>
          <m:t>range_router</m:t>
        </m:r>
      </m:oMath>
      <w:r>
        <w:rPr>
          <w:noProof/>
        </w:rPr>
        <w:t xml:space="preserve"> para o teste 1.</w:t>
      </w:r>
      <w:r>
        <w:rPr>
          <w:noProof/>
        </w:rPr>
        <w:tab/>
      </w:r>
      <w:r>
        <w:rPr>
          <w:noProof/>
        </w:rPr>
        <w:fldChar w:fldCharType="begin"/>
      </w:r>
      <w:r>
        <w:rPr>
          <w:noProof/>
        </w:rPr>
        <w:instrText xml:space="preserve"> PAGEREF _Toc373203700 \h </w:instrText>
      </w:r>
      <w:r>
        <w:rPr>
          <w:noProof/>
        </w:rPr>
      </w:r>
      <w:r>
        <w:rPr>
          <w:noProof/>
        </w:rPr>
        <w:fldChar w:fldCharType="separate"/>
      </w:r>
      <w:r>
        <w:rPr>
          <w:noProof/>
        </w:rPr>
        <w:t>50</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26 - Evolução da aptidão do teste 1.</w:t>
      </w:r>
      <w:r>
        <w:rPr>
          <w:noProof/>
        </w:rPr>
        <w:tab/>
      </w:r>
      <w:r>
        <w:rPr>
          <w:noProof/>
        </w:rPr>
        <w:fldChar w:fldCharType="begin"/>
      </w:r>
      <w:r>
        <w:rPr>
          <w:noProof/>
        </w:rPr>
        <w:instrText xml:space="preserve"> PAGEREF _Toc373203701 \h </w:instrText>
      </w:r>
      <w:r>
        <w:rPr>
          <w:noProof/>
        </w:rPr>
      </w:r>
      <w:r>
        <w:rPr>
          <w:noProof/>
        </w:rPr>
        <w:fldChar w:fldCharType="separate"/>
      </w:r>
      <w:r>
        <w:rPr>
          <w:noProof/>
        </w:rPr>
        <w:t>51</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28 – Mapa para visualização de comunicação entre roteadores, considerando </w:t>
      </w:r>
      <m:oMath>
        <m:r>
          <w:rPr>
            <w:rFonts w:ascii="Cambria Math" w:hAnsi="Cambria Math"/>
            <w:noProof/>
          </w:rPr>
          <m:t>range_router</m:t>
        </m:r>
      </m:oMath>
      <w:r>
        <w:rPr>
          <w:noProof/>
        </w:rPr>
        <w:t xml:space="preserve"> para o teste 2.</w:t>
      </w:r>
      <w:r>
        <w:rPr>
          <w:noProof/>
        </w:rPr>
        <w:tab/>
      </w:r>
      <w:r>
        <w:rPr>
          <w:noProof/>
        </w:rPr>
        <w:fldChar w:fldCharType="begin"/>
      </w:r>
      <w:r>
        <w:rPr>
          <w:noProof/>
        </w:rPr>
        <w:instrText xml:space="preserve"> PAGEREF _Toc373203702 \h </w:instrText>
      </w:r>
      <w:r>
        <w:rPr>
          <w:noProof/>
        </w:rPr>
      </w:r>
      <w:r>
        <w:rPr>
          <w:noProof/>
        </w:rPr>
        <w:fldChar w:fldCharType="separate"/>
      </w:r>
      <w:r>
        <w:rPr>
          <w:noProof/>
        </w:rPr>
        <w:t>52</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29 - Evolução da aptidão do teste 2.</w:t>
      </w:r>
      <w:r>
        <w:rPr>
          <w:noProof/>
        </w:rPr>
        <w:tab/>
      </w:r>
      <w:r>
        <w:rPr>
          <w:noProof/>
        </w:rPr>
        <w:fldChar w:fldCharType="begin"/>
      </w:r>
      <w:r>
        <w:rPr>
          <w:noProof/>
        </w:rPr>
        <w:instrText xml:space="preserve"> PAGEREF _Toc373203703 \h </w:instrText>
      </w:r>
      <w:r>
        <w:rPr>
          <w:noProof/>
        </w:rPr>
      </w:r>
      <w:r>
        <w:rPr>
          <w:noProof/>
        </w:rPr>
        <w:fldChar w:fldCharType="separate"/>
      </w:r>
      <w:r>
        <w:rPr>
          <w:noProof/>
        </w:rPr>
        <w:t>52</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31 - Mapa para visualização de comunicação entre roteadores, considerando </w:t>
      </w:r>
      <m:oMath>
        <m:r>
          <w:rPr>
            <w:rFonts w:ascii="Cambria Math" w:hAnsi="Cambria Math"/>
            <w:noProof/>
          </w:rPr>
          <m:t>range_router</m:t>
        </m:r>
      </m:oMath>
      <w:r>
        <w:rPr>
          <w:noProof/>
        </w:rPr>
        <w:t xml:space="preserve"> para o teste 3.</w:t>
      </w:r>
      <w:r>
        <w:rPr>
          <w:noProof/>
        </w:rPr>
        <w:tab/>
      </w:r>
      <w:r>
        <w:rPr>
          <w:noProof/>
        </w:rPr>
        <w:fldChar w:fldCharType="begin"/>
      </w:r>
      <w:r>
        <w:rPr>
          <w:noProof/>
        </w:rPr>
        <w:instrText xml:space="preserve"> PAGEREF _Toc373203704 \h </w:instrText>
      </w:r>
      <w:r>
        <w:rPr>
          <w:noProof/>
        </w:rPr>
      </w:r>
      <w:r>
        <w:rPr>
          <w:noProof/>
        </w:rPr>
        <w:fldChar w:fldCharType="separate"/>
      </w:r>
      <w:r>
        <w:rPr>
          <w:noProof/>
        </w:rPr>
        <w:t>53</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32 – Evolução da aptidão para o teste 3.</w:t>
      </w:r>
      <w:r>
        <w:rPr>
          <w:noProof/>
        </w:rPr>
        <w:tab/>
      </w:r>
      <w:r>
        <w:rPr>
          <w:noProof/>
        </w:rPr>
        <w:fldChar w:fldCharType="begin"/>
      </w:r>
      <w:r>
        <w:rPr>
          <w:noProof/>
        </w:rPr>
        <w:instrText xml:space="preserve"> PAGEREF _Toc373203705 \h </w:instrText>
      </w:r>
      <w:r>
        <w:rPr>
          <w:noProof/>
        </w:rPr>
      </w:r>
      <w:r>
        <w:rPr>
          <w:noProof/>
        </w:rPr>
        <w:fldChar w:fldCharType="separate"/>
      </w:r>
      <w:r>
        <w:rPr>
          <w:noProof/>
        </w:rPr>
        <w:t>54</w:t>
      </w:r>
      <w:r>
        <w:rPr>
          <w:noProof/>
        </w:rPr>
        <w:fldChar w:fldCharType="end"/>
      </w:r>
    </w:p>
    <w:p w:rsidR="00294904" w:rsidRDefault="00294904">
      <w:pPr>
        <w:pStyle w:val="TableofFigures"/>
        <w:tabs>
          <w:tab w:val="right" w:leader="dot" w:pos="9061"/>
        </w:tabs>
        <w:rPr>
          <w:rFonts w:eastAsiaTheme="minorEastAsia"/>
          <w:noProof/>
          <w:lang w:val="en-US"/>
        </w:rPr>
      </w:pPr>
      <w:r>
        <w:rPr>
          <w:noProof/>
        </w:rPr>
        <w:lastRenderedPageBreak/>
        <w:t>Figura 33 – Mapa de sensores cobertos para o teste 4.</w:t>
      </w:r>
      <w:r>
        <w:rPr>
          <w:noProof/>
        </w:rPr>
        <w:tab/>
      </w:r>
      <w:r>
        <w:rPr>
          <w:noProof/>
        </w:rPr>
        <w:fldChar w:fldCharType="begin"/>
      </w:r>
      <w:r>
        <w:rPr>
          <w:noProof/>
        </w:rPr>
        <w:instrText xml:space="preserve"> PAGEREF _Toc373203706 \h </w:instrText>
      </w:r>
      <w:r>
        <w:rPr>
          <w:noProof/>
        </w:rPr>
      </w:r>
      <w:r>
        <w:rPr>
          <w:noProof/>
        </w:rPr>
        <w:fldChar w:fldCharType="separate"/>
      </w:r>
      <w:r>
        <w:rPr>
          <w:noProof/>
        </w:rPr>
        <w:t>55</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34 - Mapa para visualização de comunicação entre roteadores, considerando </w:t>
      </w:r>
      <m:oMath>
        <m:r>
          <w:rPr>
            <w:rFonts w:ascii="Cambria Math" w:hAnsi="Cambria Math"/>
            <w:noProof/>
          </w:rPr>
          <m:t>range_router</m:t>
        </m:r>
      </m:oMath>
      <w:r>
        <w:rPr>
          <w:noProof/>
        </w:rPr>
        <w:t xml:space="preserve"> para o teste 4.</w:t>
      </w:r>
      <w:r>
        <w:rPr>
          <w:noProof/>
        </w:rPr>
        <w:tab/>
      </w:r>
      <w:r>
        <w:rPr>
          <w:noProof/>
        </w:rPr>
        <w:fldChar w:fldCharType="begin"/>
      </w:r>
      <w:r>
        <w:rPr>
          <w:noProof/>
        </w:rPr>
        <w:instrText xml:space="preserve"> PAGEREF _Toc373203707 \h </w:instrText>
      </w:r>
      <w:r>
        <w:rPr>
          <w:noProof/>
        </w:rPr>
      </w:r>
      <w:r>
        <w:rPr>
          <w:noProof/>
        </w:rPr>
        <w:fldChar w:fldCharType="separate"/>
      </w:r>
      <w:r>
        <w:rPr>
          <w:noProof/>
        </w:rPr>
        <w:t>56</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35 – Evolução da aptidão para o teste 4.</w:t>
      </w:r>
      <w:r>
        <w:rPr>
          <w:noProof/>
        </w:rPr>
        <w:tab/>
      </w:r>
      <w:r>
        <w:rPr>
          <w:noProof/>
        </w:rPr>
        <w:fldChar w:fldCharType="begin"/>
      </w:r>
      <w:r>
        <w:rPr>
          <w:noProof/>
        </w:rPr>
        <w:instrText xml:space="preserve"> PAGEREF _Toc373203708 \h </w:instrText>
      </w:r>
      <w:r>
        <w:rPr>
          <w:noProof/>
        </w:rPr>
      </w:r>
      <w:r>
        <w:rPr>
          <w:noProof/>
        </w:rPr>
        <w:fldChar w:fldCharType="separate"/>
      </w:r>
      <w:r>
        <w:rPr>
          <w:noProof/>
        </w:rPr>
        <w:t>57</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3618 - Mapa de sensores cobertos para o teste 5.</w:t>
      </w:r>
      <w:r>
        <w:rPr>
          <w:noProof/>
        </w:rPr>
        <w:tab/>
      </w:r>
      <w:r>
        <w:rPr>
          <w:noProof/>
        </w:rPr>
        <w:fldChar w:fldCharType="begin"/>
      </w:r>
      <w:r>
        <w:rPr>
          <w:noProof/>
        </w:rPr>
        <w:instrText xml:space="preserve"> PAGEREF _Toc373203709 \h </w:instrText>
      </w:r>
      <w:r>
        <w:rPr>
          <w:noProof/>
        </w:rPr>
      </w:r>
      <w:r>
        <w:rPr>
          <w:noProof/>
        </w:rPr>
        <w:fldChar w:fldCharType="separate"/>
      </w:r>
      <w:r>
        <w:rPr>
          <w:noProof/>
        </w:rPr>
        <w:t>58</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37 - Mapa para visualização de comunicação entre roteadores, considerando </w:t>
      </w:r>
      <m:oMath>
        <m:r>
          <w:rPr>
            <w:rFonts w:ascii="Cambria Math" w:hAnsi="Cambria Math"/>
            <w:noProof/>
          </w:rPr>
          <m:t>range_router</m:t>
        </m:r>
      </m:oMath>
      <w:r>
        <w:rPr>
          <w:noProof/>
        </w:rPr>
        <w:t xml:space="preserve"> para o teste 5.</w:t>
      </w:r>
      <w:r>
        <w:rPr>
          <w:noProof/>
        </w:rPr>
        <w:tab/>
      </w:r>
      <w:r>
        <w:rPr>
          <w:noProof/>
        </w:rPr>
        <w:fldChar w:fldCharType="begin"/>
      </w:r>
      <w:r>
        <w:rPr>
          <w:noProof/>
        </w:rPr>
        <w:instrText xml:space="preserve"> PAGEREF _Toc373203710 \h </w:instrText>
      </w:r>
      <w:r>
        <w:rPr>
          <w:noProof/>
        </w:rPr>
      </w:r>
      <w:r>
        <w:rPr>
          <w:noProof/>
        </w:rPr>
        <w:fldChar w:fldCharType="separate"/>
      </w:r>
      <w:r>
        <w:rPr>
          <w:noProof/>
        </w:rPr>
        <w:t>59</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38 – Evolução da aptidão para o teste 5.</w:t>
      </w:r>
      <w:r>
        <w:rPr>
          <w:noProof/>
        </w:rPr>
        <w:tab/>
      </w:r>
      <w:r>
        <w:rPr>
          <w:noProof/>
        </w:rPr>
        <w:fldChar w:fldCharType="begin"/>
      </w:r>
      <w:r>
        <w:rPr>
          <w:noProof/>
        </w:rPr>
        <w:instrText xml:space="preserve"> PAGEREF _Toc373203711 \h </w:instrText>
      </w:r>
      <w:r>
        <w:rPr>
          <w:noProof/>
        </w:rPr>
      </w:r>
      <w:r>
        <w:rPr>
          <w:noProof/>
        </w:rPr>
        <w:fldChar w:fldCharType="separate"/>
      </w:r>
      <w:r>
        <w:rPr>
          <w:noProof/>
        </w:rPr>
        <w:t>60</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39 – Mapa de sensores cobertos para o teste 6.</w:t>
      </w:r>
      <w:r>
        <w:rPr>
          <w:noProof/>
        </w:rPr>
        <w:tab/>
      </w:r>
      <w:r>
        <w:rPr>
          <w:noProof/>
        </w:rPr>
        <w:fldChar w:fldCharType="begin"/>
      </w:r>
      <w:r>
        <w:rPr>
          <w:noProof/>
        </w:rPr>
        <w:instrText xml:space="preserve"> PAGEREF _Toc373203712 \h </w:instrText>
      </w:r>
      <w:r>
        <w:rPr>
          <w:noProof/>
        </w:rPr>
      </w:r>
      <w:r>
        <w:rPr>
          <w:noProof/>
        </w:rPr>
        <w:fldChar w:fldCharType="separate"/>
      </w:r>
      <w:r>
        <w:rPr>
          <w:noProof/>
        </w:rPr>
        <w:t>61</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40 - Mapa para visualização de comunicação entre roteadores, considerando </w:t>
      </w:r>
      <m:oMath>
        <m:r>
          <w:rPr>
            <w:rFonts w:ascii="Cambria Math" w:hAnsi="Cambria Math"/>
            <w:noProof/>
          </w:rPr>
          <m:t>range_router</m:t>
        </m:r>
      </m:oMath>
      <w:r>
        <w:rPr>
          <w:noProof/>
        </w:rPr>
        <w:t xml:space="preserve"> para o teste 6.</w:t>
      </w:r>
      <w:r>
        <w:rPr>
          <w:noProof/>
        </w:rPr>
        <w:tab/>
      </w:r>
      <w:r>
        <w:rPr>
          <w:noProof/>
        </w:rPr>
        <w:fldChar w:fldCharType="begin"/>
      </w:r>
      <w:r>
        <w:rPr>
          <w:noProof/>
        </w:rPr>
        <w:instrText xml:space="preserve"> PAGEREF _Toc373203713 \h </w:instrText>
      </w:r>
      <w:r>
        <w:rPr>
          <w:noProof/>
        </w:rPr>
      </w:r>
      <w:r>
        <w:rPr>
          <w:noProof/>
        </w:rPr>
        <w:fldChar w:fldCharType="separate"/>
      </w:r>
      <w:r>
        <w:rPr>
          <w:noProof/>
        </w:rPr>
        <w:t>62</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41 – Evolução da aptidão para o teste 6.</w:t>
      </w:r>
      <w:r>
        <w:rPr>
          <w:noProof/>
        </w:rPr>
        <w:tab/>
      </w:r>
      <w:r>
        <w:rPr>
          <w:noProof/>
        </w:rPr>
        <w:fldChar w:fldCharType="begin"/>
      </w:r>
      <w:r>
        <w:rPr>
          <w:noProof/>
        </w:rPr>
        <w:instrText xml:space="preserve"> PAGEREF _Toc373203714 \h </w:instrText>
      </w:r>
      <w:r>
        <w:rPr>
          <w:noProof/>
        </w:rPr>
      </w:r>
      <w:r>
        <w:rPr>
          <w:noProof/>
        </w:rPr>
        <w:fldChar w:fldCharType="separate"/>
      </w:r>
      <w:r>
        <w:rPr>
          <w:noProof/>
        </w:rPr>
        <w:t>63</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42 - Mapa de sensores cobertos para o teste 7.</w:t>
      </w:r>
      <w:r>
        <w:rPr>
          <w:noProof/>
        </w:rPr>
        <w:tab/>
      </w:r>
      <w:r>
        <w:rPr>
          <w:noProof/>
        </w:rPr>
        <w:fldChar w:fldCharType="begin"/>
      </w:r>
      <w:r>
        <w:rPr>
          <w:noProof/>
        </w:rPr>
        <w:instrText xml:space="preserve"> PAGEREF _Toc373203715 \h </w:instrText>
      </w:r>
      <w:r>
        <w:rPr>
          <w:noProof/>
        </w:rPr>
      </w:r>
      <w:r>
        <w:rPr>
          <w:noProof/>
        </w:rPr>
        <w:fldChar w:fldCharType="separate"/>
      </w:r>
      <w:r>
        <w:rPr>
          <w:noProof/>
        </w:rPr>
        <w:t>64</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43 - Mapa para visualização de comunicação entre roteadores, considerando </w:t>
      </w:r>
      <m:oMath>
        <m:r>
          <w:rPr>
            <w:rFonts w:ascii="Cambria Math" w:hAnsi="Cambria Math"/>
            <w:noProof/>
          </w:rPr>
          <m:t>range_router</m:t>
        </m:r>
      </m:oMath>
      <w:r>
        <w:rPr>
          <w:noProof/>
        </w:rPr>
        <w:t xml:space="preserve"> para o teste 7.</w:t>
      </w:r>
      <w:r>
        <w:rPr>
          <w:noProof/>
        </w:rPr>
        <w:tab/>
      </w:r>
      <w:r>
        <w:rPr>
          <w:noProof/>
        </w:rPr>
        <w:fldChar w:fldCharType="begin"/>
      </w:r>
      <w:r>
        <w:rPr>
          <w:noProof/>
        </w:rPr>
        <w:instrText xml:space="preserve"> PAGEREF _Toc373203716 \h </w:instrText>
      </w:r>
      <w:r>
        <w:rPr>
          <w:noProof/>
        </w:rPr>
      </w:r>
      <w:r>
        <w:rPr>
          <w:noProof/>
        </w:rPr>
        <w:fldChar w:fldCharType="separate"/>
      </w:r>
      <w:r>
        <w:rPr>
          <w:noProof/>
        </w:rPr>
        <w:t>65</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44 – Evolução da aptidão para o teste 7.</w:t>
      </w:r>
      <w:r>
        <w:rPr>
          <w:noProof/>
        </w:rPr>
        <w:tab/>
      </w:r>
      <w:r>
        <w:rPr>
          <w:noProof/>
        </w:rPr>
        <w:fldChar w:fldCharType="begin"/>
      </w:r>
      <w:r>
        <w:rPr>
          <w:noProof/>
        </w:rPr>
        <w:instrText xml:space="preserve"> PAGEREF _Toc373203717 \h </w:instrText>
      </w:r>
      <w:r>
        <w:rPr>
          <w:noProof/>
        </w:rPr>
      </w:r>
      <w:r>
        <w:rPr>
          <w:noProof/>
        </w:rPr>
        <w:fldChar w:fldCharType="separate"/>
      </w:r>
      <w:r>
        <w:rPr>
          <w:noProof/>
        </w:rPr>
        <w:t>66</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45 - Mapa de sensores cobertos para o teste 8.</w:t>
      </w:r>
      <w:r>
        <w:rPr>
          <w:noProof/>
        </w:rPr>
        <w:tab/>
      </w:r>
      <w:r>
        <w:rPr>
          <w:noProof/>
        </w:rPr>
        <w:fldChar w:fldCharType="begin"/>
      </w:r>
      <w:r>
        <w:rPr>
          <w:noProof/>
        </w:rPr>
        <w:instrText xml:space="preserve"> PAGEREF _Toc373203718 \h </w:instrText>
      </w:r>
      <w:r>
        <w:rPr>
          <w:noProof/>
        </w:rPr>
      </w:r>
      <w:r>
        <w:rPr>
          <w:noProof/>
        </w:rPr>
        <w:fldChar w:fldCharType="separate"/>
      </w:r>
      <w:r>
        <w:rPr>
          <w:noProof/>
        </w:rPr>
        <w:t>67</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46 - Mapa para visualização de comunicação entre roteadores, considerando </w:t>
      </w:r>
      <m:oMath>
        <m:r>
          <w:rPr>
            <w:rFonts w:ascii="Cambria Math" w:hAnsi="Cambria Math"/>
            <w:noProof/>
          </w:rPr>
          <m:t>range_router</m:t>
        </m:r>
      </m:oMath>
      <w:r>
        <w:rPr>
          <w:noProof/>
        </w:rPr>
        <w:t xml:space="preserve"> para o teste 8.</w:t>
      </w:r>
      <w:r>
        <w:rPr>
          <w:noProof/>
        </w:rPr>
        <w:tab/>
      </w:r>
      <w:r>
        <w:rPr>
          <w:noProof/>
        </w:rPr>
        <w:fldChar w:fldCharType="begin"/>
      </w:r>
      <w:r>
        <w:rPr>
          <w:noProof/>
        </w:rPr>
        <w:instrText xml:space="preserve"> PAGEREF _Toc373203719 \h </w:instrText>
      </w:r>
      <w:r>
        <w:rPr>
          <w:noProof/>
        </w:rPr>
      </w:r>
      <w:r>
        <w:rPr>
          <w:noProof/>
        </w:rPr>
        <w:fldChar w:fldCharType="separate"/>
      </w:r>
      <w:r>
        <w:rPr>
          <w:noProof/>
        </w:rPr>
        <w:t>68</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47 – Evolução da aptidão para o teste 8.</w:t>
      </w:r>
      <w:r>
        <w:rPr>
          <w:noProof/>
        </w:rPr>
        <w:tab/>
      </w:r>
      <w:r>
        <w:rPr>
          <w:noProof/>
        </w:rPr>
        <w:fldChar w:fldCharType="begin"/>
      </w:r>
      <w:r>
        <w:rPr>
          <w:noProof/>
        </w:rPr>
        <w:instrText xml:space="preserve"> PAGEREF _Toc373203720 \h </w:instrText>
      </w:r>
      <w:r>
        <w:rPr>
          <w:noProof/>
        </w:rPr>
      </w:r>
      <w:r>
        <w:rPr>
          <w:noProof/>
        </w:rPr>
        <w:fldChar w:fldCharType="separate"/>
      </w:r>
      <w:r>
        <w:rPr>
          <w:noProof/>
        </w:rPr>
        <w:t>69</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48 - Mapa de sensores cobertos para o teste 9.</w:t>
      </w:r>
      <w:r>
        <w:rPr>
          <w:noProof/>
        </w:rPr>
        <w:tab/>
      </w:r>
      <w:r>
        <w:rPr>
          <w:noProof/>
        </w:rPr>
        <w:fldChar w:fldCharType="begin"/>
      </w:r>
      <w:r>
        <w:rPr>
          <w:noProof/>
        </w:rPr>
        <w:instrText xml:space="preserve"> PAGEREF _Toc373203721 \h </w:instrText>
      </w:r>
      <w:r>
        <w:rPr>
          <w:noProof/>
        </w:rPr>
      </w:r>
      <w:r>
        <w:rPr>
          <w:noProof/>
        </w:rPr>
        <w:fldChar w:fldCharType="separate"/>
      </w:r>
      <w:r>
        <w:rPr>
          <w:noProof/>
        </w:rPr>
        <w:t>70</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49 - Mapa para visualização de comunicação entre roteadores, considerando </w:t>
      </w:r>
      <m:oMath>
        <m:r>
          <w:rPr>
            <w:rFonts w:ascii="Cambria Math" w:hAnsi="Cambria Math"/>
            <w:noProof/>
          </w:rPr>
          <m:t>range_router</m:t>
        </m:r>
      </m:oMath>
      <w:r>
        <w:rPr>
          <w:noProof/>
        </w:rPr>
        <w:t xml:space="preserve"> para o teste 9.</w:t>
      </w:r>
      <w:r>
        <w:rPr>
          <w:noProof/>
        </w:rPr>
        <w:tab/>
      </w:r>
      <w:r>
        <w:rPr>
          <w:noProof/>
        </w:rPr>
        <w:fldChar w:fldCharType="begin"/>
      </w:r>
      <w:r>
        <w:rPr>
          <w:noProof/>
        </w:rPr>
        <w:instrText xml:space="preserve"> PAGEREF _Toc373203722 \h </w:instrText>
      </w:r>
      <w:r>
        <w:rPr>
          <w:noProof/>
        </w:rPr>
      </w:r>
      <w:r>
        <w:rPr>
          <w:noProof/>
        </w:rPr>
        <w:fldChar w:fldCharType="separate"/>
      </w:r>
      <w:r>
        <w:rPr>
          <w:noProof/>
        </w:rPr>
        <w:t>71</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50 – Evolução da aptidão para o teste 9.</w:t>
      </w:r>
      <w:r>
        <w:rPr>
          <w:noProof/>
        </w:rPr>
        <w:tab/>
      </w:r>
      <w:r>
        <w:rPr>
          <w:noProof/>
        </w:rPr>
        <w:fldChar w:fldCharType="begin"/>
      </w:r>
      <w:r>
        <w:rPr>
          <w:noProof/>
        </w:rPr>
        <w:instrText xml:space="preserve"> PAGEREF _Toc373203723 \h </w:instrText>
      </w:r>
      <w:r>
        <w:rPr>
          <w:noProof/>
        </w:rPr>
      </w:r>
      <w:r>
        <w:rPr>
          <w:noProof/>
        </w:rPr>
        <w:fldChar w:fldCharType="separate"/>
      </w:r>
      <w:r>
        <w:rPr>
          <w:noProof/>
        </w:rPr>
        <w:t>72</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51 - Mapa de sensores cobertos para o teste 10.</w:t>
      </w:r>
      <w:r>
        <w:rPr>
          <w:noProof/>
        </w:rPr>
        <w:tab/>
      </w:r>
      <w:r>
        <w:rPr>
          <w:noProof/>
        </w:rPr>
        <w:fldChar w:fldCharType="begin"/>
      </w:r>
      <w:r>
        <w:rPr>
          <w:noProof/>
        </w:rPr>
        <w:instrText xml:space="preserve"> PAGEREF _Toc373203724 \h </w:instrText>
      </w:r>
      <w:r>
        <w:rPr>
          <w:noProof/>
        </w:rPr>
      </w:r>
      <w:r>
        <w:rPr>
          <w:noProof/>
        </w:rPr>
        <w:fldChar w:fldCharType="separate"/>
      </w:r>
      <w:r>
        <w:rPr>
          <w:noProof/>
        </w:rPr>
        <w:t>73</w:t>
      </w:r>
      <w:r>
        <w:rPr>
          <w:noProof/>
        </w:rPr>
        <w:fldChar w:fldCharType="end"/>
      </w:r>
    </w:p>
    <w:p w:rsidR="00294904" w:rsidRDefault="00294904">
      <w:pPr>
        <w:pStyle w:val="TableofFigures"/>
        <w:tabs>
          <w:tab w:val="right" w:leader="dot" w:pos="9061"/>
        </w:tabs>
        <w:rPr>
          <w:rFonts w:eastAsiaTheme="minorEastAsia"/>
          <w:noProof/>
          <w:lang w:val="en-US"/>
        </w:rPr>
      </w:pPr>
      <w:r>
        <w:rPr>
          <w:noProof/>
        </w:rPr>
        <w:t xml:space="preserve">Figura 52 - Mapa para visualização de comunicação entre roteadores, considerando </w:t>
      </w:r>
      <m:oMath>
        <m:r>
          <w:rPr>
            <w:rFonts w:ascii="Cambria Math" w:hAnsi="Cambria Math"/>
            <w:noProof/>
          </w:rPr>
          <m:t>range_router</m:t>
        </m:r>
      </m:oMath>
      <w:r>
        <w:rPr>
          <w:noProof/>
        </w:rPr>
        <w:t xml:space="preserve"> para o teste 10.</w:t>
      </w:r>
      <w:r>
        <w:rPr>
          <w:noProof/>
        </w:rPr>
        <w:tab/>
      </w:r>
      <w:r>
        <w:rPr>
          <w:noProof/>
        </w:rPr>
        <w:fldChar w:fldCharType="begin"/>
      </w:r>
      <w:r>
        <w:rPr>
          <w:noProof/>
        </w:rPr>
        <w:instrText xml:space="preserve"> PAGEREF _Toc373203725 \h </w:instrText>
      </w:r>
      <w:r>
        <w:rPr>
          <w:noProof/>
        </w:rPr>
      </w:r>
      <w:r>
        <w:rPr>
          <w:noProof/>
        </w:rPr>
        <w:fldChar w:fldCharType="separate"/>
      </w:r>
      <w:r>
        <w:rPr>
          <w:noProof/>
        </w:rPr>
        <w:t>74</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53 – Evolução da aptidão para o teste 10.</w:t>
      </w:r>
      <w:r>
        <w:rPr>
          <w:noProof/>
        </w:rPr>
        <w:tab/>
      </w:r>
      <w:r>
        <w:rPr>
          <w:noProof/>
        </w:rPr>
        <w:fldChar w:fldCharType="begin"/>
      </w:r>
      <w:r>
        <w:rPr>
          <w:noProof/>
        </w:rPr>
        <w:instrText xml:space="preserve"> PAGEREF _Toc373203726 \h </w:instrText>
      </w:r>
      <w:r>
        <w:rPr>
          <w:noProof/>
        </w:rPr>
      </w:r>
      <w:r>
        <w:rPr>
          <w:noProof/>
        </w:rPr>
        <w:fldChar w:fldCharType="separate"/>
      </w:r>
      <w:r>
        <w:rPr>
          <w:noProof/>
        </w:rPr>
        <w:t>75</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54 – Evolução da aptidão para o  teste 1.</w:t>
      </w:r>
      <w:r>
        <w:rPr>
          <w:noProof/>
        </w:rPr>
        <w:tab/>
      </w:r>
      <w:r>
        <w:rPr>
          <w:noProof/>
        </w:rPr>
        <w:fldChar w:fldCharType="begin"/>
      </w:r>
      <w:r>
        <w:rPr>
          <w:noProof/>
        </w:rPr>
        <w:instrText xml:space="preserve"> PAGEREF _Toc373203727 \h </w:instrText>
      </w:r>
      <w:r>
        <w:rPr>
          <w:noProof/>
        </w:rPr>
      </w:r>
      <w:r>
        <w:rPr>
          <w:noProof/>
        </w:rPr>
        <w:fldChar w:fldCharType="separate"/>
      </w:r>
      <w:r>
        <w:rPr>
          <w:noProof/>
        </w:rPr>
        <w:t>76</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55 – Evolução da aptidão para o  teste 2.</w:t>
      </w:r>
      <w:r>
        <w:rPr>
          <w:noProof/>
        </w:rPr>
        <w:tab/>
      </w:r>
      <w:r>
        <w:rPr>
          <w:noProof/>
        </w:rPr>
        <w:fldChar w:fldCharType="begin"/>
      </w:r>
      <w:r>
        <w:rPr>
          <w:noProof/>
        </w:rPr>
        <w:instrText xml:space="preserve"> PAGEREF _Toc373203728 \h </w:instrText>
      </w:r>
      <w:r>
        <w:rPr>
          <w:noProof/>
        </w:rPr>
      </w:r>
      <w:r>
        <w:rPr>
          <w:noProof/>
        </w:rPr>
        <w:fldChar w:fldCharType="separate"/>
      </w:r>
      <w:r>
        <w:rPr>
          <w:noProof/>
        </w:rPr>
        <w:t>76</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56 – Evolução da aptidão para o  teste 3.</w:t>
      </w:r>
      <w:r>
        <w:rPr>
          <w:noProof/>
        </w:rPr>
        <w:tab/>
      </w:r>
      <w:r>
        <w:rPr>
          <w:noProof/>
        </w:rPr>
        <w:fldChar w:fldCharType="begin"/>
      </w:r>
      <w:r>
        <w:rPr>
          <w:noProof/>
        </w:rPr>
        <w:instrText xml:space="preserve"> PAGEREF _Toc373203729 \h </w:instrText>
      </w:r>
      <w:r>
        <w:rPr>
          <w:noProof/>
        </w:rPr>
      </w:r>
      <w:r>
        <w:rPr>
          <w:noProof/>
        </w:rPr>
        <w:fldChar w:fldCharType="separate"/>
      </w:r>
      <w:r>
        <w:rPr>
          <w:noProof/>
        </w:rPr>
        <w:t>77</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57 – Evolução da aptidão para o  teste 4.</w:t>
      </w:r>
      <w:r>
        <w:rPr>
          <w:noProof/>
        </w:rPr>
        <w:tab/>
      </w:r>
      <w:r>
        <w:rPr>
          <w:noProof/>
        </w:rPr>
        <w:fldChar w:fldCharType="begin"/>
      </w:r>
      <w:r>
        <w:rPr>
          <w:noProof/>
        </w:rPr>
        <w:instrText xml:space="preserve"> PAGEREF _Toc373203730 \h </w:instrText>
      </w:r>
      <w:r>
        <w:rPr>
          <w:noProof/>
        </w:rPr>
      </w:r>
      <w:r>
        <w:rPr>
          <w:noProof/>
        </w:rPr>
        <w:fldChar w:fldCharType="separate"/>
      </w:r>
      <w:r>
        <w:rPr>
          <w:noProof/>
        </w:rPr>
        <w:t>77</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58 – Evolução da aptidão para o  teste 5.</w:t>
      </w:r>
      <w:r>
        <w:rPr>
          <w:noProof/>
        </w:rPr>
        <w:tab/>
      </w:r>
      <w:r>
        <w:rPr>
          <w:noProof/>
        </w:rPr>
        <w:fldChar w:fldCharType="begin"/>
      </w:r>
      <w:r>
        <w:rPr>
          <w:noProof/>
        </w:rPr>
        <w:instrText xml:space="preserve"> PAGEREF _Toc373203731 \h </w:instrText>
      </w:r>
      <w:r>
        <w:rPr>
          <w:noProof/>
        </w:rPr>
      </w:r>
      <w:r>
        <w:rPr>
          <w:noProof/>
        </w:rPr>
        <w:fldChar w:fldCharType="separate"/>
      </w:r>
      <w:r>
        <w:rPr>
          <w:noProof/>
        </w:rPr>
        <w:t>78</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59 – Evolução da aptidão para o  teste 6.</w:t>
      </w:r>
      <w:r>
        <w:rPr>
          <w:noProof/>
        </w:rPr>
        <w:tab/>
      </w:r>
      <w:r>
        <w:rPr>
          <w:noProof/>
        </w:rPr>
        <w:fldChar w:fldCharType="begin"/>
      </w:r>
      <w:r>
        <w:rPr>
          <w:noProof/>
        </w:rPr>
        <w:instrText xml:space="preserve"> PAGEREF _Toc373203732 \h </w:instrText>
      </w:r>
      <w:r>
        <w:rPr>
          <w:noProof/>
        </w:rPr>
      </w:r>
      <w:r>
        <w:rPr>
          <w:noProof/>
        </w:rPr>
        <w:fldChar w:fldCharType="separate"/>
      </w:r>
      <w:r>
        <w:rPr>
          <w:noProof/>
        </w:rPr>
        <w:t>78</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60 – Evolução da aptidão para o  teste 7.</w:t>
      </w:r>
      <w:r>
        <w:rPr>
          <w:noProof/>
        </w:rPr>
        <w:tab/>
      </w:r>
      <w:r>
        <w:rPr>
          <w:noProof/>
        </w:rPr>
        <w:fldChar w:fldCharType="begin"/>
      </w:r>
      <w:r>
        <w:rPr>
          <w:noProof/>
        </w:rPr>
        <w:instrText xml:space="preserve"> PAGEREF _Toc373203733 \h </w:instrText>
      </w:r>
      <w:r>
        <w:rPr>
          <w:noProof/>
        </w:rPr>
      </w:r>
      <w:r>
        <w:rPr>
          <w:noProof/>
        </w:rPr>
        <w:fldChar w:fldCharType="separate"/>
      </w:r>
      <w:r>
        <w:rPr>
          <w:noProof/>
        </w:rPr>
        <w:t>79</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61 – Evolução da aptidão para o  teste 8.</w:t>
      </w:r>
      <w:r>
        <w:rPr>
          <w:noProof/>
        </w:rPr>
        <w:tab/>
      </w:r>
      <w:r>
        <w:rPr>
          <w:noProof/>
        </w:rPr>
        <w:fldChar w:fldCharType="begin"/>
      </w:r>
      <w:r>
        <w:rPr>
          <w:noProof/>
        </w:rPr>
        <w:instrText xml:space="preserve"> PAGEREF _Toc373203734 \h </w:instrText>
      </w:r>
      <w:r>
        <w:rPr>
          <w:noProof/>
        </w:rPr>
      </w:r>
      <w:r>
        <w:rPr>
          <w:noProof/>
        </w:rPr>
        <w:fldChar w:fldCharType="separate"/>
      </w:r>
      <w:r>
        <w:rPr>
          <w:noProof/>
        </w:rPr>
        <w:t>79</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62 – Evolução da aptidão para o  teste 9.</w:t>
      </w:r>
      <w:r>
        <w:rPr>
          <w:noProof/>
        </w:rPr>
        <w:tab/>
      </w:r>
      <w:r>
        <w:rPr>
          <w:noProof/>
        </w:rPr>
        <w:fldChar w:fldCharType="begin"/>
      </w:r>
      <w:r>
        <w:rPr>
          <w:noProof/>
        </w:rPr>
        <w:instrText xml:space="preserve"> PAGEREF _Toc373203735 \h </w:instrText>
      </w:r>
      <w:r>
        <w:rPr>
          <w:noProof/>
        </w:rPr>
      </w:r>
      <w:r>
        <w:rPr>
          <w:noProof/>
        </w:rPr>
        <w:fldChar w:fldCharType="separate"/>
      </w:r>
      <w:r>
        <w:rPr>
          <w:noProof/>
        </w:rPr>
        <w:t>80</w:t>
      </w:r>
      <w:r>
        <w:rPr>
          <w:noProof/>
        </w:rPr>
        <w:fldChar w:fldCharType="end"/>
      </w:r>
    </w:p>
    <w:p w:rsidR="00294904" w:rsidRDefault="00294904">
      <w:pPr>
        <w:pStyle w:val="TableofFigures"/>
        <w:tabs>
          <w:tab w:val="right" w:leader="dot" w:pos="9061"/>
        </w:tabs>
        <w:rPr>
          <w:rFonts w:eastAsiaTheme="minorEastAsia"/>
          <w:noProof/>
          <w:lang w:val="en-US"/>
        </w:rPr>
      </w:pPr>
      <w:r>
        <w:rPr>
          <w:noProof/>
        </w:rPr>
        <w:t>Figura 63 – Evolução da aptidão para o  teste 10.</w:t>
      </w:r>
      <w:r>
        <w:rPr>
          <w:noProof/>
        </w:rPr>
        <w:tab/>
      </w:r>
      <w:r>
        <w:rPr>
          <w:noProof/>
        </w:rPr>
        <w:fldChar w:fldCharType="begin"/>
      </w:r>
      <w:r>
        <w:rPr>
          <w:noProof/>
        </w:rPr>
        <w:instrText xml:space="preserve"> PAGEREF _Toc373203736 \h </w:instrText>
      </w:r>
      <w:r>
        <w:rPr>
          <w:noProof/>
        </w:rPr>
      </w:r>
      <w:r>
        <w:rPr>
          <w:noProof/>
        </w:rPr>
        <w:fldChar w:fldCharType="separate"/>
      </w:r>
      <w:r>
        <w:rPr>
          <w:noProof/>
        </w:rPr>
        <w:t>80</w:t>
      </w:r>
      <w:r>
        <w:rPr>
          <w:noProof/>
        </w:rPr>
        <w:fldChar w:fldCharType="end"/>
      </w:r>
    </w:p>
    <w:p w:rsidR="000D54AC" w:rsidRPr="00E0393A" w:rsidRDefault="00D7335D" w:rsidP="00294904">
      <w:pPr>
        <w:tabs>
          <w:tab w:val="left" w:pos="1275"/>
        </w:tabs>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fldChar w:fldCharType="end"/>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4D12B4">
      <w:pPr>
        <w:pStyle w:val="Texto"/>
        <w:ind w:firstLine="0"/>
      </w:pPr>
      <w:bookmarkStart w:id="6" w:name="_Toc373139523"/>
      <w:r w:rsidRPr="00E0393A">
        <w:t>Lista de Abreviaturas, Siglas e Símbolos</w:t>
      </w:r>
      <w:bookmarkEnd w:id="6"/>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110EE1" w:rsidRPr="00E0393A" w:rsidRDefault="00110EE1">
      <w:pPr>
        <w:rPr>
          <w:rFonts w:ascii="Times New Roman" w:hAnsi="Times New Roman" w:cs="Times New Roman"/>
          <w:sz w:val="24"/>
          <w:szCs w:val="24"/>
        </w:rPr>
      </w:pPr>
      <w:r w:rsidRPr="00E0393A">
        <w:rPr>
          <w:rFonts w:ascii="Times New Roman" w:hAnsi="Times New Roman" w:cs="Times New Roman"/>
          <w:sz w:val="24"/>
          <w:szCs w:val="24"/>
        </w:rPr>
        <w:br w:type="page"/>
      </w:r>
    </w:p>
    <w:p w:rsidR="000D54AC" w:rsidRPr="00E0393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D36C79" w:rsidRDefault="00D7335D">
          <w:pPr>
            <w:pStyle w:val="TOC1"/>
            <w:tabs>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3139522" w:history="1">
            <w:r w:rsidR="00D36C79" w:rsidRPr="00E755ED">
              <w:rPr>
                <w:rStyle w:val="Hyperlink"/>
                <w:noProof/>
              </w:rPr>
              <w:t>Lista de Figuras</w:t>
            </w:r>
            <w:r w:rsidR="00D36C79">
              <w:rPr>
                <w:noProof/>
                <w:webHidden/>
              </w:rPr>
              <w:tab/>
            </w:r>
            <w:r>
              <w:rPr>
                <w:noProof/>
                <w:webHidden/>
              </w:rPr>
              <w:fldChar w:fldCharType="begin"/>
            </w:r>
            <w:r w:rsidR="00D36C79">
              <w:rPr>
                <w:noProof/>
                <w:webHidden/>
              </w:rPr>
              <w:instrText xml:space="preserve"> PAGEREF _Toc373139522 \h </w:instrText>
            </w:r>
            <w:r>
              <w:rPr>
                <w:noProof/>
                <w:webHidden/>
              </w:rPr>
            </w:r>
            <w:r>
              <w:rPr>
                <w:noProof/>
                <w:webHidden/>
              </w:rPr>
              <w:fldChar w:fldCharType="separate"/>
            </w:r>
            <w:r w:rsidR="00D36C79">
              <w:rPr>
                <w:noProof/>
                <w:webHidden/>
              </w:rPr>
              <w:t>23</w:t>
            </w:r>
            <w:r>
              <w:rPr>
                <w:noProof/>
                <w:webHidden/>
              </w:rPr>
              <w:fldChar w:fldCharType="end"/>
            </w:r>
          </w:hyperlink>
        </w:p>
        <w:p w:rsidR="00D36C79" w:rsidRDefault="00D7335D">
          <w:pPr>
            <w:pStyle w:val="TOC1"/>
            <w:tabs>
              <w:tab w:val="right" w:leader="dot" w:pos="9061"/>
            </w:tabs>
            <w:rPr>
              <w:rFonts w:eastAsiaTheme="minorEastAsia"/>
              <w:noProof/>
              <w:lang w:val="en-US"/>
            </w:rPr>
          </w:pPr>
          <w:hyperlink w:anchor="_Toc373139523" w:history="1">
            <w:r w:rsidR="00D36C79" w:rsidRPr="00E755ED">
              <w:rPr>
                <w:rStyle w:val="Hyperlink"/>
                <w:noProof/>
              </w:rPr>
              <w:t>Lista de Abreviaturas, Siglas e Símbolos</w:t>
            </w:r>
            <w:r w:rsidR="00D36C79">
              <w:rPr>
                <w:noProof/>
                <w:webHidden/>
              </w:rPr>
              <w:tab/>
            </w:r>
            <w:r>
              <w:rPr>
                <w:noProof/>
                <w:webHidden/>
              </w:rPr>
              <w:fldChar w:fldCharType="begin"/>
            </w:r>
            <w:r w:rsidR="00D36C79">
              <w:rPr>
                <w:noProof/>
                <w:webHidden/>
              </w:rPr>
              <w:instrText xml:space="preserve"> PAGEREF _Toc373139523 \h </w:instrText>
            </w:r>
            <w:r>
              <w:rPr>
                <w:noProof/>
                <w:webHidden/>
              </w:rPr>
            </w:r>
            <w:r>
              <w:rPr>
                <w:noProof/>
                <w:webHidden/>
              </w:rPr>
              <w:fldChar w:fldCharType="separate"/>
            </w:r>
            <w:r w:rsidR="00D36C79">
              <w:rPr>
                <w:noProof/>
                <w:webHidden/>
              </w:rPr>
              <w:t>26</w:t>
            </w:r>
            <w:r>
              <w:rPr>
                <w:noProof/>
                <w:webHidden/>
              </w:rPr>
              <w:fldChar w:fldCharType="end"/>
            </w:r>
          </w:hyperlink>
        </w:p>
        <w:p w:rsidR="00D36C79" w:rsidRDefault="00D7335D">
          <w:pPr>
            <w:pStyle w:val="TOC1"/>
            <w:tabs>
              <w:tab w:val="left" w:pos="440"/>
              <w:tab w:val="right" w:leader="dot" w:pos="9061"/>
            </w:tabs>
            <w:rPr>
              <w:rFonts w:eastAsiaTheme="minorEastAsia"/>
              <w:noProof/>
              <w:lang w:val="en-US"/>
            </w:rPr>
          </w:pPr>
          <w:hyperlink w:anchor="_Toc373139524" w:history="1">
            <w:r w:rsidR="00D36C79" w:rsidRPr="00E755ED">
              <w:rPr>
                <w:rStyle w:val="Hyperlink"/>
                <w:rFonts w:ascii="Times New Roman" w:hAnsi="Times New Roman" w:cs="Times New Roman"/>
                <w:b/>
                <w:noProof/>
              </w:rPr>
              <w:t>1.</w:t>
            </w:r>
            <w:r w:rsidR="00D36C79">
              <w:rPr>
                <w:rFonts w:eastAsiaTheme="minorEastAsia"/>
                <w:noProof/>
                <w:lang w:val="en-US"/>
              </w:rPr>
              <w:tab/>
            </w:r>
            <w:r w:rsidR="00D36C79" w:rsidRPr="00E755ED">
              <w:rPr>
                <w:rStyle w:val="Hyperlink"/>
                <w:rFonts w:ascii="Times New Roman" w:hAnsi="Times New Roman" w:cs="Times New Roman"/>
                <w:b/>
                <w:noProof/>
              </w:rPr>
              <w:t>Introdução</w:t>
            </w:r>
            <w:r w:rsidR="00D36C79">
              <w:rPr>
                <w:noProof/>
                <w:webHidden/>
              </w:rPr>
              <w:tab/>
            </w:r>
            <w:r>
              <w:rPr>
                <w:noProof/>
                <w:webHidden/>
              </w:rPr>
              <w:fldChar w:fldCharType="begin"/>
            </w:r>
            <w:r w:rsidR="00D36C79">
              <w:rPr>
                <w:noProof/>
                <w:webHidden/>
              </w:rPr>
              <w:instrText xml:space="preserve"> PAGEREF _Toc373139524 \h </w:instrText>
            </w:r>
            <w:r>
              <w:rPr>
                <w:noProof/>
                <w:webHidden/>
              </w:rPr>
            </w:r>
            <w:r>
              <w:rPr>
                <w:noProof/>
                <w:webHidden/>
              </w:rPr>
              <w:fldChar w:fldCharType="separate"/>
            </w:r>
            <w:r w:rsidR="00D36C79">
              <w:rPr>
                <w:noProof/>
                <w:webHidden/>
              </w:rPr>
              <w:t>14</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25" w:history="1">
            <w:r w:rsidR="00D36C79" w:rsidRPr="00E755ED">
              <w:rPr>
                <w:rStyle w:val="Hyperlink"/>
                <w:rFonts w:ascii="Times New Roman" w:hAnsi="Times New Roman" w:cs="Times New Roman"/>
                <w:noProof/>
              </w:rPr>
              <w:t>1.1.</w:t>
            </w:r>
            <w:r w:rsidR="00D36C79">
              <w:rPr>
                <w:rFonts w:eastAsiaTheme="minorEastAsia"/>
                <w:noProof/>
                <w:lang w:val="en-US"/>
              </w:rPr>
              <w:tab/>
            </w:r>
            <w:r w:rsidR="00D36C79" w:rsidRPr="00E755ED">
              <w:rPr>
                <w:rStyle w:val="Hyperlink"/>
                <w:rFonts w:ascii="Times New Roman" w:hAnsi="Times New Roman" w:cs="Times New Roman"/>
                <w:noProof/>
              </w:rPr>
              <w:t>Estrutura do Trabalho</w:t>
            </w:r>
            <w:r w:rsidR="00D36C79">
              <w:rPr>
                <w:noProof/>
                <w:webHidden/>
              </w:rPr>
              <w:tab/>
            </w:r>
            <w:r>
              <w:rPr>
                <w:noProof/>
                <w:webHidden/>
              </w:rPr>
              <w:fldChar w:fldCharType="begin"/>
            </w:r>
            <w:r w:rsidR="00D36C79">
              <w:rPr>
                <w:noProof/>
                <w:webHidden/>
              </w:rPr>
              <w:instrText xml:space="preserve"> PAGEREF _Toc373139525 \h </w:instrText>
            </w:r>
            <w:r>
              <w:rPr>
                <w:noProof/>
                <w:webHidden/>
              </w:rPr>
            </w:r>
            <w:r>
              <w:rPr>
                <w:noProof/>
                <w:webHidden/>
              </w:rPr>
              <w:fldChar w:fldCharType="separate"/>
            </w:r>
            <w:r w:rsidR="00D36C79">
              <w:rPr>
                <w:noProof/>
                <w:webHidden/>
              </w:rPr>
              <w:t>15</w:t>
            </w:r>
            <w:r>
              <w:rPr>
                <w:noProof/>
                <w:webHidden/>
              </w:rPr>
              <w:fldChar w:fldCharType="end"/>
            </w:r>
          </w:hyperlink>
        </w:p>
        <w:p w:rsidR="00D36C79" w:rsidRDefault="00D7335D">
          <w:pPr>
            <w:pStyle w:val="TOC1"/>
            <w:tabs>
              <w:tab w:val="left" w:pos="440"/>
              <w:tab w:val="right" w:leader="dot" w:pos="9061"/>
            </w:tabs>
            <w:rPr>
              <w:rFonts w:eastAsiaTheme="minorEastAsia"/>
              <w:noProof/>
              <w:lang w:val="en-US"/>
            </w:rPr>
          </w:pPr>
          <w:hyperlink w:anchor="_Toc373139526" w:history="1">
            <w:r w:rsidR="00D36C79" w:rsidRPr="00E755ED">
              <w:rPr>
                <w:rStyle w:val="Hyperlink"/>
                <w:rFonts w:ascii="Times New Roman" w:hAnsi="Times New Roman" w:cs="Times New Roman"/>
                <w:b/>
                <w:noProof/>
              </w:rPr>
              <w:t>2.</w:t>
            </w:r>
            <w:r w:rsidR="00D36C79">
              <w:rPr>
                <w:rFonts w:eastAsiaTheme="minorEastAsia"/>
                <w:noProof/>
                <w:lang w:val="en-US"/>
              </w:rPr>
              <w:tab/>
            </w:r>
            <w:r w:rsidR="00D36C79" w:rsidRPr="00E755ED">
              <w:rPr>
                <w:rStyle w:val="Hyperlink"/>
                <w:rFonts w:ascii="Times New Roman" w:hAnsi="Times New Roman" w:cs="Times New Roman"/>
                <w:b/>
                <w:noProof/>
              </w:rPr>
              <w:t>Problema Abordado</w:t>
            </w:r>
            <w:r w:rsidR="00D36C79">
              <w:rPr>
                <w:noProof/>
                <w:webHidden/>
              </w:rPr>
              <w:tab/>
            </w:r>
            <w:r>
              <w:rPr>
                <w:noProof/>
                <w:webHidden/>
              </w:rPr>
              <w:fldChar w:fldCharType="begin"/>
            </w:r>
            <w:r w:rsidR="00D36C79">
              <w:rPr>
                <w:noProof/>
                <w:webHidden/>
              </w:rPr>
              <w:instrText xml:space="preserve"> PAGEREF _Toc373139526 \h </w:instrText>
            </w:r>
            <w:r>
              <w:rPr>
                <w:noProof/>
                <w:webHidden/>
              </w:rPr>
            </w:r>
            <w:r>
              <w:rPr>
                <w:noProof/>
                <w:webHidden/>
              </w:rPr>
              <w:fldChar w:fldCharType="separate"/>
            </w:r>
            <w:r w:rsidR="00D36C79">
              <w:rPr>
                <w:noProof/>
                <w:webHidden/>
              </w:rPr>
              <w:t>15</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27" w:history="1">
            <w:r w:rsidR="00D36C79" w:rsidRPr="00E755ED">
              <w:rPr>
                <w:rStyle w:val="Hyperlink"/>
                <w:rFonts w:ascii="Times New Roman" w:hAnsi="Times New Roman" w:cs="Times New Roman"/>
                <w:noProof/>
              </w:rPr>
              <w:t>2.1.</w:t>
            </w:r>
            <w:r w:rsidR="00D36C79">
              <w:rPr>
                <w:rFonts w:eastAsiaTheme="minorEastAsia"/>
                <w:noProof/>
                <w:lang w:val="en-US"/>
              </w:rPr>
              <w:tab/>
            </w:r>
            <w:r w:rsidR="00D36C79" w:rsidRPr="00E755ED">
              <w:rPr>
                <w:rStyle w:val="Hyperlink"/>
                <w:rFonts w:ascii="Times New Roman" w:hAnsi="Times New Roman" w:cs="Times New Roman"/>
                <w:noProof/>
              </w:rPr>
              <w:t>Premissas do Problema</w:t>
            </w:r>
            <w:r w:rsidR="00D36C79">
              <w:rPr>
                <w:noProof/>
                <w:webHidden/>
              </w:rPr>
              <w:tab/>
            </w:r>
            <w:r>
              <w:rPr>
                <w:noProof/>
                <w:webHidden/>
              </w:rPr>
              <w:fldChar w:fldCharType="begin"/>
            </w:r>
            <w:r w:rsidR="00D36C79">
              <w:rPr>
                <w:noProof/>
                <w:webHidden/>
              </w:rPr>
              <w:instrText xml:space="preserve"> PAGEREF _Toc373139527 \h </w:instrText>
            </w:r>
            <w:r>
              <w:rPr>
                <w:noProof/>
                <w:webHidden/>
              </w:rPr>
            </w:r>
            <w:r>
              <w:rPr>
                <w:noProof/>
                <w:webHidden/>
              </w:rPr>
              <w:fldChar w:fldCharType="separate"/>
            </w:r>
            <w:r w:rsidR="00D36C79">
              <w:rPr>
                <w:noProof/>
                <w:webHidden/>
              </w:rPr>
              <w:t>16</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28" w:history="1">
            <w:r w:rsidR="00D36C79" w:rsidRPr="00E755ED">
              <w:rPr>
                <w:rStyle w:val="Hyperlink"/>
                <w:rFonts w:ascii="Times New Roman" w:hAnsi="Times New Roman" w:cs="Times New Roman"/>
                <w:noProof/>
              </w:rPr>
              <w:t>2.2.</w:t>
            </w:r>
            <w:r w:rsidR="00D36C79">
              <w:rPr>
                <w:rFonts w:eastAsiaTheme="minorEastAsia"/>
                <w:noProof/>
                <w:lang w:val="en-US"/>
              </w:rPr>
              <w:tab/>
            </w:r>
            <w:r w:rsidR="00D36C79" w:rsidRPr="00E755ED">
              <w:rPr>
                <w:rStyle w:val="Hyperlink"/>
                <w:rFonts w:ascii="Times New Roman" w:hAnsi="Times New Roman" w:cs="Times New Roman"/>
                <w:noProof/>
              </w:rPr>
              <w:t>Complexidade do problema</w:t>
            </w:r>
            <w:r w:rsidR="00D36C79">
              <w:rPr>
                <w:noProof/>
                <w:webHidden/>
              </w:rPr>
              <w:tab/>
            </w:r>
            <w:r>
              <w:rPr>
                <w:noProof/>
                <w:webHidden/>
              </w:rPr>
              <w:fldChar w:fldCharType="begin"/>
            </w:r>
            <w:r w:rsidR="00D36C79">
              <w:rPr>
                <w:noProof/>
                <w:webHidden/>
              </w:rPr>
              <w:instrText xml:space="preserve"> PAGEREF _Toc373139528 \h </w:instrText>
            </w:r>
            <w:r>
              <w:rPr>
                <w:noProof/>
                <w:webHidden/>
              </w:rPr>
            </w:r>
            <w:r>
              <w:rPr>
                <w:noProof/>
                <w:webHidden/>
              </w:rPr>
              <w:fldChar w:fldCharType="separate"/>
            </w:r>
            <w:r w:rsidR="00D36C79">
              <w:rPr>
                <w:noProof/>
                <w:webHidden/>
              </w:rPr>
              <w:t>16</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29" w:history="1">
            <w:r w:rsidR="00D36C79" w:rsidRPr="00E755ED">
              <w:rPr>
                <w:rStyle w:val="Hyperlink"/>
                <w:rFonts w:ascii="Times New Roman" w:hAnsi="Times New Roman" w:cs="Times New Roman"/>
                <w:noProof/>
              </w:rPr>
              <w:t>2.3.</w:t>
            </w:r>
            <w:r w:rsidR="00D36C79">
              <w:rPr>
                <w:rFonts w:eastAsiaTheme="minorEastAsia"/>
                <w:noProof/>
                <w:lang w:val="en-US"/>
              </w:rPr>
              <w:tab/>
            </w:r>
            <w:r w:rsidR="00D36C79" w:rsidRPr="00E755ED">
              <w:rPr>
                <w:rStyle w:val="Hyperlink"/>
                <w:rFonts w:ascii="Times New Roman" w:hAnsi="Times New Roman" w:cs="Times New Roman"/>
                <w:noProof/>
              </w:rPr>
              <w:t xml:space="preserve">Método empregado </w:t>
            </w:r>
            <w:r w:rsidR="00D36C79">
              <w:rPr>
                <w:noProof/>
                <w:webHidden/>
              </w:rPr>
              <w:tab/>
            </w:r>
            <w:r>
              <w:rPr>
                <w:noProof/>
                <w:webHidden/>
              </w:rPr>
              <w:fldChar w:fldCharType="begin"/>
            </w:r>
            <w:r w:rsidR="00D36C79">
              <w:rPr>
                <w:noProof/>
                <w:webHidden/>
              </w:rPr>
              <w:instrText xml:space="preserve"> PAGEREF _Toc373139529 \h </w:instrText>
            </w:r>
            <w:r>
              <w:rPr>
                <w:noProof/>
                <w:webHidden/>
              </w:rPr>
            </w:r>
            <w:r>
              <w:rPr>
                <w:noProof/>
                <w:webHidden/>
              </w:rPr>
              <w:fldChar w:fldCharType="separate"/>
            </w:r>
            <w:r w:rsidR="00D36C79">
              <w:rPr>
                <w:noProof/>
                <w:webHidden/>
              </w:rPr>
              <w:t>17</w:t>
            </w:r>
            <w:r>
              <w:rPr>
                <w:noProof/>
                <w:webHidden/>
              </w:rPr>
              <w:fldChar w:fldCharType="end"/>
            </w:r>
          </w:hyperlink>
        </w:p>
        <w:p w:rsidR="00D36C79" w:rsidRDefault="00D7335D">
          <w:pPr>
            <w:pStyle w:val="TOC1"/>
            <w:tabs>
              <w:tab w:val="left" w:pos="440"/>
              <w:tab w:val="right" w:leader="dot" w:pos="9061"/>
            </w:tabs>
            <w:rPr>
              <w:rFonts w:eastAsiaTheme="minorEastAsia"/>
              <w:noProof/>
              <w:lang w:val="en-US"/>
            </w:rPr>
          </w:pPr>
          <w:hyperlink w:anchor="_Toc373139530" w:history="1">
            <w:r w:rsidR="00D36C79" w:rsidRPr="00E755ED">
              <w:rPr>
                <w:rStyle w:val="Hyperlink"/>
                <w:rFonts w:ascii="Times New Roman" w:hAnsi="Times New Roman" w:cs="Times New Roman"/>
                <w:b/>
                <w:noProof/>
              </w:rPr>
              <w:t>3.</w:t>
            </w:r>
            <w:r w:rsidR="00D36C79">
              <w:rPr>
                <w:rFonts w:eastAsiaTheme="minorEastAsia"/>
                <w:noProof/>
                <w:lang w:val="en-US"/>
              </w:rPr>
              <w:tab/>
            </w:r>
            <w:r w:rsidR="00D36C79" w:rsidRPr="00E755ED">
              <w:rPr>
                <w:rStyle w:val="Hyperlink"/>
                <w:rFonts w:ascii="Times New Roman" w:hAnsi="Times New Roman" w:cs="Times New Roman"/>
                <w:b/>
                <w:noProof/>
              </w:rPr>
              <w:t>O Algoritmo Genético</w:t>
            </w:r>
            <w:r w:rsidR="00D36C79">
              <w:rPr>
                <w:noProof/>
                <w:webHidden/>
              </w:rPr>
              <w:tab/>
            </w:r>
            <w:r>
              <w:rPr>
                <w:noProof/>
                <w:webHidden/>
              </w:rPr>
              <w:fldChar w:fldCharType="begin"/>
            </w:r>
            <w:r w:rsidR="00D36C79">
              <w:rPr>
                <w:noProof/>
                <w:webHidden/>
              </w:rPr>
              <w:instrText xml:space="preserve"> PAGEREF _Toc373139530 \h </w:instrText>
            </w:r>
            <w:r>
              <w:rPr>
                <w:noProof/>
                <w:webHidden/>
              </w:rPr>
            </w:r>
            <w:r>
              <w:rPr>
                <w:noProof/>
                <w:webHidden/>
              </w:rPr>
              <w:fldChar w:fldCharType="separate"/>
            </w:r>
            <w:r w:rsidR="00D36C79">
              <w:rPr>
                <w:noProof/>
                <w:webHidden/>
              </w:rPr>
              <w:t>18</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31" w:history="1">
            <w:r w:rsidR="00D36C79" w:rsidRPr="00E755ED">
              <w:rPr>
                <w:rStyle w:val="Hyperlink"/>
                <w:rFonts w:ascii="Times New Roman" w:hAnsi="Times New Roman" w:cs="Times New Roman"/>
                <w:noProof/>
              </w:rPr>
              <w:t>3.1.</w:t>
            </w:r>
            <w:r w:rsidR="00D36C79">
              <w:rPr>
                <w:rFonts w:eastAsiaTheme="minorEastAsia"/>
                <w:noProof/>
                <w:lang w:val="en-US"/>
              </w:rPr>
              <w:tab/>
            </w:r>
            <w:r w:rsidR="00D36C79" w:rsidRPr="00E755ED">
              <w:rPr>
                <w:rStyle w:val="Hyperlink"/>
                <w:rFonts w:ascii="Times New Roman" w:hAnsi="Times New Roman" w:cs="Times New Roman"/>
                <w:noProof/>
              </w:rPr>
              <w:t>Definições Gerais, Considerações e nomenclatura</w:t>
            </w:r>
            <w:r w:rsidR="00D36C79">
              <w:rPr>
                <w:noProof/>
                <w:webHidden/>
              </w:rPr>
              <w:tab/>
            </w:r>
            <w:r>
              <w:rPr>
                <w:noProof/>
                <w:webHidden/>
              </w:rPr>
              <w:fldChar w:fldCharType="begin"/>
            </w:r>
            <w:r w:rsidR="00D36C79">
              <w:rPr>
                <w:noProof/>
                <w:webHidden/>
              </w:rPr>
              <w:instrText xml:space="preserve"> PAGEREF _Toc373139531 \h </w:instrText>
            </w:r>
            <w:r>
              <w:rPr>
                <w:noProof/>
                <w:webHidden/>
              </w:rPr>
            </w:r>
            <w:r>
              <w:rPr>
                <w:noProof/>
                <w:webHidden/>
              </w:rPr>
              <w:fldChar w:fldCharType="separate"/>
            </w:r>
            <w:r w:rsidR="00D36C79">
              <w:rPr>
                <w:noProof/>
                <w:webHidden/>
              </w:rPr>
              <w:t>18</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32" w:history="1">
            <w:r w:rsidR="00D36C79" w:rsidRPr="00E755ED">
              <w:rPr>
                <w:rStyle w:val="Hyperlink"/>
                <w:rFonts w:ascii="Times New Roman" w:hAnsi="Times New Roman" w:cs="Times New Roman"/>
                <w:noProof/>
              </w:rPr>
              <w:t>3.1.1.</w:t>
            </w:r>
            <w:r w:rsidR="00D36C79">
              <w:rPr>
                <w:rFonts w:eastAsiaTheme="minorEastAsia"/>
                <w:noProof/>
                <w:lang w:val="en-US"/>
              </w:rPr>
              <w:tab/>
            </w:r>
            <w:r w:rsidR="00D36C79" w:rsidRPr="00E755ED">
              <w:rPr>
                <w:rStyle w:val="Hyperlink"/>
                <w:rFonts w:ascii="Times New Roman" w:hAnsi="Times New Roman" w:cs="Times New Roman"/>
                <w:noProof/>
              </w:rPr>
              <w:t>Termos referentes ao Algoritmo Genético</w:t>
            </w:r>
            <w:r w:rsidR="00D36C79">
              <w:rPr>
                <w:noProof/>
                <w:webHidden/>
              </w:rPr>
              <w:tab/>
            </w:r>
            <w:r>
              <w:rPr>
                <w:noProof/>
                <w:webHidden/>
              </w:rPr>
              <w:fldChar w:fldCharType="begin"/>
            </w:r>
            <w:r w:rsidR="00D36C79">
              <w:rPr>
                <w:noProof/>
                <w:webHidden/>
              </w:rPr>
              <w:instrText xml:space="preserve"> PAGEREF _Toc373139532 \h </w:instrText>
            </w:r>
            <w:r>
              <w:rPr>
                <w:noProof/>
                <w:webHidden/>
              </w:rPr>
            </w:r>
            <w:r>
              <w:rPr>
                <w:noProof/>
                <w:webHidden/>
              </w:rPr>
              <w:fldChar w:fldCharType="separate"/>
            </w:r>
            <w:r w:rsidR="00D36C79">
              <w:rPr>
                <w:noProof/>
                <w:webHidden/>
              </w:rPr>
              <w:t>19</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33" w:history="1">
            <w:r w:rsidR="00D36C79" w:rsidRPr="00E755ED">
              <w:rPr>
                <w:rStyle w:val="Hyperlink"/>
                <w:rFonts w:ascii="Times New Roman" w:hAnsi="Times New Roman" w:cs="Times New Roman"/>
                <w:noProof/>
              </w:rPr>
              <w:t>3.1.2.</w:t>
            </w:r>
            <w:r w:rsidR="00D36C79">
              <w:rPr>
                <w:rFonts w:eastAsiaTheme="minorEastAsia"/>
                <w:noProof/>
                <w:lang w:val="en-US"/>
              </w:rPr>
              <w:tab/>
            </w:r>
            <w:r w:rsidR="00D36C79" w:rsidRPr="00E755ED">
              <w:rPr>
                <w:rStyle w:val="Hyperlink"/>
                <w:rFonts w:ascii="Times New Roman" w:hAnsi="Times New Roman" w:cs="Times New Roman"/>
                <w:noProof/>
              </w:rPr>
              <w:t>Termos referentes a modelagem</w:t>
            </w:r>
            <w:r w:rsidR="00D36C79">
              <w:rPr>
                <w:noProof/>
                <w:webHidden/>
              </w:rPr>
              <w:tab/>
            </w:r>
            <w:r>
              <w:rPr>
                <w:noProof/>
                <w:webHidden/>
              </w:rPr>
              <w:fldChar w:fldCharType="begin"/>
            </w:r>
            <w:r w:rsidR="00D36C79">
              <w:rPr>
                <w:noProof/>
                <w:webHidden/>
              </w:rPr>
              <w:instrText xml:space="preserve"> PAGEREF _Toc373139533 \h </w:instrText>
            </w:r>
            <w:r>
              <w:rPr>
                <w:noProof/>
                <w:webHidden/>
              </w:rPr>
            </w:r>
            <w:r>
              <w:rPr>
                <w:noProof/>
                <w:webHidden/>
              </w:rPr>
              <w:fldChar w:fldCharType="separate"/>
            </w:r>
            <w:r w:rsidR="00D36C79">
              <w:rPr>
                <w:noProof/>
                <w:webHidden/>
              </w:rPr>
              <w:t>19</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34" w:history="1">
            <w:r w:rsidR="00D36C79" w:rsidRPr="00E755ED">
              <w:rPr>
                <w:rStyle w:val="Hyperlink"/>
                <w:rFonts w:ascii="Times New Roman" w:hAnsi="Times New Roman" w:cs="Times New Roman"/>
                <w:noProof/>
              </w:rPr>
              <w:t>3.2.</w:t>
            </w:r>
            <w:r w:rsidR="00D36C79">
              <w:rPr>
                <w:rFonts w:eastAsiaTheme="minorEastAsia"/>
                <w:noProof/>
                <w:lang w:val="en-US"/>
              </w:rPr>
              <w:tab/>
            </w:r>
            <w:r w:rsidR="00D36C79" w:rsidRPr="00E755ED">
              <w:rPr>
                <w:rStyle w:val="Hyperlink"/>
                <w:rFonts w:ascii="Times New Roman" w:hAnsi="Times New Roman" w:cs="Times New Roman"/>
                <w:noProof/>
              </w:rPr>
              <w:t>Modelagem</w:t>
            </w:r>
            <w:r w:rsidR="00D36C79">
              <w:rPr>
                <w:noProof/>
                <w:webHidden/>
              </w:rPr>
              <w:tab/>
            </w:r>
            <w:r>
              <w:rPr>
                <w:noProof/>
                <w:webHidden/>
              </w:rPr>
              <w:fldChar w:fldCharType="begin"/>
            </w:r>
            <w:r w:rsidR="00D36C79">
              <w:rPr>
                <w:noProof/>
                <w:webHidden/>
              </w:rPr>
              <w:instrText xml:space="preserve"> PAGEREF _Toc373139534 \h </w:instrText>
            </w:r>
            <w:r>
              <w:rPr>
                <w:noProof/>
                <w:webHidden/>
              </w:rPr>
            </w:r>
            <w:r>
              <w:rPr>
                <w:noProof/>
                <w:webHidden/>
              </w:rPr>
              <w:fldChar w:fldCharType="separate"/>
            </w:r>
            <w:r w:rsidR="00D36C79">
              <w:rPr>
                <w:noProof/>
                <w:webHidden/>
              </w:rPr>
              <w:t>20</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35" w:history="1">
            <w:r w:rsidR="00D36C79" w:rsidRPr="00E755ED">
              <w:rPr>
                <w:rStyle w:val="Hyperlink"/>
                <w:rFonts w:ascii="Times New Roman" w:hAnsi="Times New Roman" w:cs="Times New Roman"/>
                <w:noProof/>
              </w:rPr>
              <w:t>3.2.1.</w:t>
            </w:r>
            <w:r w:rsidR="00D36C79">
              <w:rPr>
                <w:rFonts w:eastAsiaTheme="minorEastAsia"/>
                <w:noProof/>
                <w:lang w:val="en-US"/>
              </w:rPr>
              <w:tab/>
            </w:r>
            <w:r w:rsidR="00D36C79" w:rsidRPr="00E755ED">
              <w:rPr>
                <w:rStyle w:val="Hyperlink"/>
                <w:rFonts w:ascii="Times New Roman" w:hAnsi="Times New Roman" w:cs="Times New Roman"/>
                <w:noProof/>
              </w:rPr>
              <w:t>Planta</w:t>
            </w:r>
            <w:r w:rsidR="00D36C79">
              <w:rPr>
                <w:noProof/>
                <w:webHidden/>
              </w:rPr>
              <w:tab/>
            </w:r>
            <w:r>
              <w:rPr>
                <w:noProof/>
                <w:webHidden/>
              </w:rPr>
              <w:fldChar w:fldCharType="begin"/>
            </w:r>
            <w:r w:rsidR="00D36C79">
              <w:rPr>
                <w:noProof/>
                <w:webHidden/>
              </w:rPr>
              <w:instrText xml:space="preserve"> PAGEREF _Toc373139535 \h </w:instrText>
            </w:r>
            <w:r>
              <w:rPr>
                <w:noProof/>
                <w:webHidden/>
              </w:rPr>
            </w:r>
            <w:r>
              <w:rPr>
                <w:noProof/>
                <w:webHidden/>
              </w:rPr>
              <w:fldChar w:fldCharType="separate"/>
            </w:r>
            <w:r w:rsidR="00D36C79">
              <w:rPr>
                <w:noProof/>
                <w:webHidden/>
              </w:rPr>
              <w:t>20</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36" w:history="1">
            <w:r w:rsidR="00D36C79" w:rsidRPr="00E755ED">
              <w:rPr>
                <w:rStyle w:val="Hyperlink"/>
                <w:rFonts w:ascii="Times New Roman" w:hAnsi="Times New Roman" w:cs="Times New Roman"/>
                <w:noProof/>
              </w:rPr>
              <w:t>3.2.2.</w:t>
            </w:r>
            <w:r w:rsidR="00D36C79">
              <w:rPr>
                <w:rFonts w:eastAsiaTheme="minorEastAsia"/>
                <w:noProof/>
                <w:lang w:val="en-US"/>
              </w:rPr>
              <w:tab/>
            </w:r>
            <w:r w:rsidR="00D36C79" w:rsidRPr="00E755ED">
              <w:rPr>
                <w:rStyle w:val="Hyperlink"/>
                <w:rFonts w:ascii="Times New Roman" w:hAnsi="Times New Roman" w:cs="Times New Roman"/>
                <w:noProof/>
              </w:rPr>
              <w:t>Sensores</w:t>
            </w:r>
            <w:r w:rsidR="00D36C79">
              <w:rPr>
                <w:noProof/>
                <w:webHidden/>
              </w:rPr>
              <w:tab/>
            </w:r>
            <w:r>
              <w:rPr>
                <w:noProof/>
                <w:webHidden/>
              </w:rPr>
              <w:fldChar w:fldCharType="begin"/>
            </w:r>
            <w:r w:rsidR="00D36C79">
              <w:rPr>
                <w:noProof/>
                <w:webHidden/>
              </w:rPr>
              <w:instrText xml:space="preserve"> PAGEREF _Toc373139536 \h </w:instrText>
            </w:r>
            <w:r>
              <w:rPr>
                <w:noProof/>
                <w:webHidden/>
              </w:rPr>
            </w:r>
            <w:r>
              <w:rPr>
                <w:noProof/>
                <w:webHidden/>
              </w:rPr>
              <w:fldChar w:fldCharType="separate"/>
            </w:r>
            <w:r w:rsidR="00D36C79">
              <w:rPr>
                <w:noProof/>
                <w:webHidden/>
              </w:rPr>
              <w:t>21</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37" w:history="1">
            <w:r w:rsidR="00D36C79" w:rsidRPr="00E755ED">
              <w:rPr>
                <w:rStyle w:val="Hyperlink"/>
                <w:rFonts w:ascii="Times New Roman" w:hAnsi="Times New Roman" w:cs="Times New Roman"/>
                <w:noProof/>
              </w:rPr>
              <w:t>3.2.3.</w:t>
            </w:r>
            <w:r w:rsidR="00D36C79">
              <w:rPr>
                <w:rFonts w:eastAsiaTheme="minorEastAsia"/>
                <w:noProof/>
                <w:lang w:val="en-US"/>
              </w:rPr>
              <w:tab/>
            </w:r>
            <w:r w:rsidR="00D36C79" w:rsidRPr="00E755ED">
              <w:rPr>
                <w:rStyle w:val="Hyperlink"/>
                <w:rFonts w:ascii="Times New Roman" w:hAnsi="Times New Roman" w:cs="Times New Roman"/>
                <w:noProof/>
              </w:rPr>
              <w:t>Roteadores</w:t>
            </w:r>
            <w:r w:rsidR="00D36C79">
              <w:rPr>
                <w:noProof/>
                <w:webHidden/>
              </w:rPr>
              <w:tab/>
            </w:r>
            <w:r>
              <w:rPr>
                <w:noProof/>
                <w:webHidden/>
              </w:rPr>
              <w:fldChar w:fldCharType="begin"/>
            </w:r>
            <w:r w:rsidR="00D36C79">
              <w:rPr>
                <w:noProof/>
                <w:webHidden/>
              </w:rPr>
              <w:instrText xml:space="preserve"> PAGEREF _Toc373139537 \h </w:instrText>
            </w:r>
            <w:r>
              <w:rPr>
                <w:noProof/>
                <w:webHidden/>
              </w:rPr>
            </w:r>
            <w:r>
              <w:rPr>
                <w:noProof/>
                <w:webHidden/>
              </w:rPr>
              <w:fldChar w:fldCharType="separate"/>
            </w:r>
            <w:r w:rsidR="00D36C79">
              <w:rPr>
                <w:noProof/>
                <w:webHidden/>
              </w:rPr>
              <w:t>22</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38" w:history="1">
            <w:r w:rsidR="00D36C79" w:rsidRPr="00E755ED">
              <w:rPr>
                <w:rStyle w:val="Hyperlink"/>
                <w:rFonts w:ascii="Times New Roman" w:hAnsi="Times New Roman" w:cs="Times New Roman"/>
                <w:noProof/>
              </w:rPr>
              <w:t>3.2.4.</w:t>
            </w:r>
            <w:r w:rsidR="00D36C79">
              <w:rPr>
                <w:rFonts w:eastAsiaTheme="minorEastAsia"/>
                <w:noProof/>
                <w:lang w:val="en-US"/>
              </w:rPr>
              <w:tab/>
            </w:r>
            <w:r w:rsidR="00D36C79" w:rsidRPr="00E755ED">
              <w:rPr>
                <w:rStyle w:val="Hyperlink"/>
                <w:rFonts w:ascii="Times New Roman" w:hAnsi="Times New Roman" w:cs="Times New Roman"/>
                <w:noProof/>
              </w:rPr>
              <w:t>Obstáculos</w:t>
            </w:r>
            <w:r w:rsidR="00D36C79">
              <w:rPr>
                <w:noProof/>
                <w:webHidden/>
              </w:rPr>
              <w:tab/>
            </w:r>
            <w:r>
              <w:rPr>
                <w:noProof/>
                <w:webHidden/>
              </w:rPr>
              <w:fldChar w:fldCharType="begin"/>
            </w:r>
            <w:r w:rsidR="00D36C79">
              <w:rPr>
                <w:noProof/>
                <w:webHidden/>
              </w:rPr>
              <w:instrText xml:space="preserve"> PAGEREF _Toc373139538 \h </w:instrText>
            </w:r>
            <w:r>
              <w:rPr>
                <w:noProof/>
                <w:webHidden/>
              </w:rPr>
            </w:r>
            <w:r>
              <w:rPr>
                <w:noProof/>
                <w:webHidden/>
              </w:rPr>
              <w:fldChar w:fldCharType="separate"/>
            </w:r>
            <w:r w:rsidR="00D36C79">
              <w:rPr>
                <w:noProof/>
                <w:webHidden/>
              </w:rPr>
              <w:t>23</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39" w:history="1">
            <w:r w:rsidR="00D36C79" w:rsidRPr="00E755ED">
              <w:rPr>
                <w:rStyle w:val="Hyperlink"/>
                <w:rFonts w:ascii="Times New Roman" w:hAnsi="Times New Roman" w:cs="Times New Roman"/>
                <w:noProof/>
              </w:rPr>
              <w:t>3.2.5.</w:t>
            </w:r>
            <w:r w:rsidR="00D36C79">
              <w:rPr>
                <w:rFonts w:eastAsiaTheme="minorEastAsia"/>
                <w:noProof/>
                <w:lang w:val="en-US"/>
              </w:rPr>
              <w:tab/>
            </w:r>
            <w:r w:rsidR="00D36C79" w:rsidRPr="00E755ED">
              <w:rPr>
                <w:rStyle w:val="Hyperlink"/>
                <w:rFonts w:ascii="Times New Roman" w:hAnsi="Times New Roman" w:cs="Times New Roman"/>
                <w:noProof/>
              </w:rPr>
              <w:t>Grafo de conectividade</w:t>
            </w:r>
            <w:r w:rsidR="00D36C79">
              <w:rPr>
                <w:noProof/>
                <w:webHidden/>
              </w:rPr>
              <w:tab/>
            </w:r>
            <w:r>
              <w:rPr>
                <w:noProof/>
                <w:webHidden/>
              </w:rPr>
              <w:fldChar w:fldCharType="begin"/>
            </w:r>
            <w:r w:rsidR="00D36C79">
              <w:rPr>
                <w:noProof/>
                <w:webHidden/>
              </w:rPr>
              <w:instrText xml:space="preserve"> PAGEREF _Toc373139539 \h </w:instrText>
            </w:r>
            <w:r>
              <w:rPr>
                <w:noProof/>
                <w:webHidden/>
              </w:rPr>
            </w:r>
            <w:r>
              <w:rPr>
                <w:noProof/>
                <w:webHidden/>
              </w:rPr>
              <w:fldChar w:fldCharType="separate"/>
            </w:r>
            <w:r w:rsidR="00D36C79">
              <w:rPr>
                <w:noProof/>
                <w:webHidden/>
              </w:rPr>
              <w:t>27</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40" w:history="1">
            <w:r w:rsidR="00D36C79" w:rsidRPr="00E755ED">
              <w:rPr>
                <w:rStyle w:val="Hyperlink"/>
                <w:rFonts w:ascii="Times New Roman" w:hAnsi="Times New Roman" w:cs="Times New Roman"/>
                <w:noProof/>
              </w:rPr>
              <w:t>3.3.</w:t>
            </w:r>
            <w:r w:rsidR="00D36C79">
              <w:rPr>
                <w:rFonts w:eastAsiaTheme="minorEastAsia"/>
                <w:noProof/>
                <w:lang w:val="en-US"/>
              </w:rPr>
              <w:tab/>
            </w:r>
            <w:r w:rsidR="00D36C79" w:rsidRPr="00E755ED">
              <w:rPr>
                <w:rStyle w:val="Hyperlink"/>
                <w:rFonts w:ascii="Times New Roman" w:hAnsi="Times New Roman" w:cs="Times New Roman"/>
                <w:noProof/>
              </w:rPr>
              <w:t>Objetivos após a modelagem</w:t>
            </w:r>
            <w:r w:rsidR="00D36C79">
              <w:rPr>
                <w:noProof/>
                <w:webHidden/>
              </w:rPr>
              <w:tab/>
            </w:r>
            <w:r>
              <w:rPr>
                <w:noProof/>
                <w:webHidden/>
              </w:rPr>
              <w:fldChar w:fldCharType="begin"/>
            </w:r>
            <w:r w:rsidR="00D36C79">
              <w:rPr>
                <w:noProof/>
                <w:webHidden/>
              </w:rPr>
              <w:instrText xml:space="preserve"> PAGEREF _Toc373139540 \h </w:instrText>
            </w:r>
            <w:r>
              <w:rPr>
                <w:noProof/>
                <w:webHidden/>
              </w:rPr>
            </w:r>
            <w:r>
              <w:rPr>
                <w:noProof/>
                <w:webHidden/>
              </w:rPr>
              <w:fldChar w:fldCharType="separate"/>
            </w:r>
            <w:r w:rsidR="00D36C79">
              <w:rPr>
                <w:noProof/>
                <w:webHidden/>
              </w:rPr>
              <w:t>28</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41" w:history="1">
            <w:r w:rsidR="00D36C79" w:rsidRPr="00E755ED">
              <w:rPr>
                <w:rStyle w:val="Hyperlink"/>
                <w:rFonts w:ascii="Times New Roman" w:hAnsi="Times New Roman" w:cs="Times New Roman"/>
                <w:noProof/>
              </w:rPr>
              <w:t>3.4.</w:t>
            </w:r>
            <w:r w:rsidR="00D36C79">
              <w:rPr>
                <w:rFonts w:eastAsiaTheme="minorEastAsia"/>
                <w:noProof/>
                <w:lang w:val="en-US"/>
              </w:rPr>
              <w:tab/>
            </w:r>
            <w:r w:rsidR="00D36C79" w:rsidRPr="00E755ED">
              <w:rPr>
                <w:rStyle w:val="Hyperlink"/>
                <w:rFonts w:ascii="Times New Roman" w:hAnsi="Times New Roman" w:cs="Times New Roman"/>
                <w:noProof/>
              </w:rPr>
              <w:t>Indivíduo</w:t>
            </w:r>
            <w:r w:rsidR="00D36C79">
              <w:rPr>
                <w:noProof/>
                <w:webHidden/>
              </w:rPr>
              <w:tab/>
            </w:r>
            <w:r>
              <w:rPr>
                <w:noProof/>
                <w:webHidden/>
              </w:rPr>
              <w:fldChar w:fldCharType="begin"/>
            </w:r>
            <w:r w:rsidR="00D36C79">
              <w:rPr>
                <w:noProof/>
                <w:webHidden/>
              </w:rPr>
              <w:instrText xml:space="preserve"> PAGEREF _Toc373139541 \h </w:instrText>
            </w:r>
            <w:r>
              <w:rPr>
                <w:noProof/>
                <w:webHidden/>
              </w:rPr>
            </w:r>
            <w:r>
              <w:rPr>
                <w:noProof/>
                <w:webHidden/>
              </w:rPr>
              <w:fldChar w:fldCharType="separate"/>
            </w:r>
            <w:r w:rsidR="00D36C79">
              <w:rPr>
                <w:noProof/>
                <w:webHidden/>
              </w:rPr>
              <w:t>28</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42" w:history="1">
            <w:r w:rsidR="00D36C79" w:rsidRPr="00E755ED">
              <w:rPr>
                <w:rStyle w:val="Hyperlink"/>
                <w:rFonts w:ascii="Times New Roman" w:hAnsi="Times New Roman" w:cs="Times New Roman"/>
                <w:noProof/>
              </w:rPr>
              <w:t>3.5.</w:t>
            </w:r>
            <w:r w:rsidR="00D36C79">
              <w:rPr>
                <w:rFonts w:eastAsiaTheme="minorEastAsia"/>
                <w:noProof/>
                <w:lang w:val="en-US"/>
              </w:rPr>
              <w:tab/>
            </w:r>
            <w:r w:rsidR="00D36C79" w:rsidRPr="00E755ED">
              <w:rPr>
                <w:rStyle w:val="Hyperlink"/>
                <w:rFonts w:ascii="Times New Roman" w:hAnsi="Times New Roman" w:cs="Times New Roman"/>
                <w:noProof/>
              </w:rPr>
              <w:t>População Inicial</w:t>
            </w:r>
            <w:r w:rsidR="00D36C79">
              <w:rPr>
                <w:noProof/>
                <w:webHidden/>
              </w:rPr>
              <w:tab/>
            </w:r>
            <w:r>
              <w:rPr>
                <w:noProof/>
                <w:webHidden/>
              </w:rPr>
              <w:fldChar w:fldCharType="begin"/>
            </w:r>
            <w:r w:rsidR="00D36C79">
              <w:rPr>
                <w:noProof/>
                <w:webHidden/>
              </w:rPr>
              <w:instrText xml:space="preserve"> PAGEREF _Toc373139542 \h </w:instrText>
            </w:r>
            <w:r>
              <w:rPr>
                <w:noProof/>
                <w:webHidden/>
              </w:rPr>
            </w:r>
            <w:r>
              <w:rPr>
                <w:noProof/>
                <w:webHidden/>
              </w:rPr>
              <w:fldChar w:fldCharType="separate"/>
            </w:r>
            <w:r w:rsidR="00D36C79">
              <w:rPr>
                <w:noProof/>
                <w:webHidden/>
              </w:rPr>
              <w:t>28</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43" w:history="1">
            <w:r w:rsidR="00D36C79" w:rsidRPr="00E755ED">
              <w:rPr>
                <w:rStyle w:val="Hyperlink"/>
                <w:rFonts w:ascii="Times New Roman" w:hAnsi="Times New Roman" w:cs="Times New Roman"/>
                <w:noProof/>
              </w:rPr>
              <w:t>3.6.</w:t>
            </w:r>
            <w:r w:rsidR="00D36C79">
              <w:rPr>
                <w:rFonts w:eastAsiaTheme="minorEastAsia"/>
                <w:noProof/>
                <w:lang w:val="en-US"/>
              </w:rPr>
              <w:tab/>
            </w:r>
            <w:r w:rsidR="00D36C79" w:rsidRPr="00E755ED">
              <w:rPr>
                <w:rStyle w:val="Hyperlink"/>
                <w:rFonts w:ascii="Times New Roman" w:hAnsi="Times New Roman" w:cs="Times New Roman"/>
                <w:noProof/>
              </w:rPr>
              <w:t>Função de Aptidão</w:t>
            </w:r>
            <w:r w:rsidR="00D36C79">
              <w:rPr>
                <w:noProof/>
                <w:webHidden/>
              </w:rPr>
              <w:tab/>
            </w:r>
            <w:r>
              <w:rPr>
                <w:noProof/>
                <w:webHidden/>
              </w:rPr>
              <w:fldChar w:fldCharType="begin"/>
            </w:r>
            <w:r w:rsidR="00D36C79">
              <w:rPr>
                <w:noProof/>
                <w:webHidden/>
              </w:rPr>
              <w:instrText xml:space="preserve"> PAGEREF _Toc373139543 \h </w:instrText>
            </w:r>
            <w:r>
              <w:rPr>
                <w:noProof/>
                <w:webHidden/>
              </w:rPr>
            </w:r>
            <w:r>
              <w:rPr>
                <w:noProof/>
                <w:webHidden/>
              </w:rPr>
              <w:fldChar w:fldCharType="separate"/>
            </w:r>
            <w:r w:rsidR="00D36C79">
              <w:rPr>
                <w:noProof/>
                <w:webHidden/>
              </w:rPr>
              <w:t>29</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44" w:history="1">
            <w:r w:rsidR="00D36C79" w:rsidRPr="00E755ED">
              <w:rPr>
                <w:rStyle w:val="Hyperlink"/>
                <w:rFonts w:ascii="Times New Roman" w:hAnsi="Times New Roman" w:cs="Times New Roman"/>
                <w:noProof/>
              </w:rPr>
              <w:t>3.6.1.</w:t>
            </w:r>
            <w:r w:rsidR="00D36C79">
              <w:rPr>
                <w:rFonts w:eastAsiaTheme="minorEastAsia"/>
                <w:noProof/>
                <w:lang w:val="en-US"/>
              </w:rPr>
              <w:tab/>
            </w:r>
            <w:r w:rsidR="00D36C79" w:rsidRPr="00E755ED">
              <w:rPr>
                <w:rStyle w:val="Hyperlink"/>
                <w:rFonts w:ascii="Times New Roman" w:hAnsi="Times New Roman" w:cs="Times New Roman"/>
                <w:noProof/>
              </w:rPr>
              <w:t>Cálculo</w:t>
            </w:r>
            <w:r w:rsidR="00D36C79">
              <w:rPr>
                <w:noProof/>
                <w:webHidden/>
              </w:rPr>
              <w:tab/>
            </w:r>
            <w:r>
              <w:rPr>
                <w:noProof/>
                <w:webHidden/>
              </w:rPr>
              <w:fldChar w:fldCharType="begin"/>
            </w:r>
            <w:r w:rsidR="00D36C79">
              <w:rPr>
                <w:noProof/>
                <w:webHidden/>
              </w:rPr>
              <w:instrText xml:space="preserve"> PAGEREF _Toc373139544 \h </w:instrText>
            </w:r>
            <w:r>
              <w:rPr>
                <w:noProof/>
                <w:webHidden/>
              </w:rPr>
            </w:r>
            <w:r>
              <w:rPr>
                <w:noProof/>
                <w:webHidden/>
              </w:rPr>
              <w:fldChar w:fldCharType="separate"/>
            </w:r>
            <w:r w:rsidR="00D36C79">
              <w:rPr>
                <w:noProof/>
                <w:webHidden/>
              </w:rPr>
              <w:t>29</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45" w:history="1">
            <w:r w:rsidR="00D36C79" w:rsidRPr="00E755ED">
              <w:rPr>
                <w:rStyle w:val="Hyperlink"/>
                <w:rFonts w:ascii="Times New Roman" w:hAnsi="Times New Roman" w:cs="Times New Roman"/>
                <w:noProof/>
              </w:rPr>
              <w:t>3.6.2.</w:t>
            </w:r>
            <w:r w:rsidR="00D36C79">
              <w:rPr>
                <w:rFonts w:eastAsiaTheme="minorEastAsia"/>
                <w:noProof/>
                <w:lang w:val="en-US"/>
              </w:rPr>
              <w:tab/>
            </w:r>
            <w:r w:rsidR="00D36C79" w:rsidRPr="00E755ED">
              <w:rPr>
                <w:rStyle w:val="Hyperlink"/>
                <w:rFonts w:ascii="Times New Roman" w:hAnsi="Times New Roman" w:cs="Times New Roman"/>
                <w:noProof/>
              </w:rPr>
              <w:t>Desempenho</w:t>
            </w:r>
            <w:r w:rsidR="00D36C79">
              <w:rPr>
                <w:noProof/>
                <w:webHidden/>
              </w:rPr>
              <w:tab/>
            </w:r>
            <w:r>
              <w:rPr>
                <w:noProof/>
                <w:webHidden/>
              </w:rPr>
              <w:fldChar w:fldCharType="begin"/>
            </w:r>
            <w:r w:rsidR="00D36C79">
              <w:rPr>
                <w:noProof/>
                <w:webHidden/>
              </w:rPr>
              <w:instrText xml:space="preserve"> PAGEREF _Toc373139545 \h </w:instrText>
            </w:r>
            <w:r>
              <w:rPr>
                <w:noProof/>
                <w:webHidden/>
              </w:rPr>
            </w:r>
            <w:r>
              <w:rPr>
                <w:noProof/>
                <w:webHidden/>
              </w:rPr>
              <w:fldChar w:fldCharType="separate"/>
            </w:r>
            <w:r w:rsidR="00D36C79">
              <w:rPr>
                <w:noProof/>
                <w:webHidden/>
              </w:rPr>
              <w:t>31</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46" w:history="1">
            <w:r w:rsidR="00D36C79" w:rsidRPr="00E755ED">
              <w:rPr>
                <w:rStyle w:val="Hyperlink"/>
                <w:rFonts w:ascii="Times New Roman" w:hAnsi="Times New Roman" w:cs="Times New Roman"/>
                <w:noProof/>
              </w:rPr>
              <w:t>3.7.</w:t>
            </w:r>
            <w:r w:rsidR="00D36C79">
              <w:rPr>
                <w:rFonts w:eastAsiaTheme="minorEastAsia"/>
                <w:noProof/>
                <w:lang w:val="en-US"/>
              </w:rPr>
              <w:tab/>
            </w:r>
            <w:r w:rsidR="00D36C79" w:rsidRPr="00E755ED">
              <w:rPr>
                <w:rStyle w:val="Hyperlink"/>
                <w:rFonts w:ascii="Times New Roman" w:hAnsi="Times New Roman" w:cs="Times New Roman"/>
                <w:noProof/>
              </w:rPr>
              <w:t>Escolha dos mais aptos</w:t>
            </w:r>
            <w:r w:rsidR="00D36C79">
              <w:rPr>
                <w:noProof/>
                <w:webHidden/>
              </w:rPr>
              <w:tab/>
            </w:r>
            <w:r>
              <w:rPr>
                <w:noProof/>
                <w:webHidden/>
              </w:rPr>
              <w:fldChar w:fldCharType="begin"/>
            </w:r>
            <w:r w:rsidR="00D36C79">
              <w:rPr>
                <w:noProof/>
                <w:webHidden/>
              </w:rPr>
              <w:instrText xml:space="preserve"> PAGEREF _Toc373139546 \h </w:instrText>
            </w:r>
            <w:r>
              <w:rPr>
                <w:noProof/>
                <w:webHidden/>
              </w:rPr>
            </w:r>
            <w:r>
              <w:rPr>
                <w:noProof/>
                <w:webHidden/>
              </w:rPr>
              <w:fldChar w:fldCharType="separate"/>
            </w:r>
            <w:r w:rsidR="00D36C79">
              <w:rPr>
                <w:noProof/>
                <w:webHidden/>
              </w:rPr>
              <w:t>32</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47" w:history="1">
            <w:r w:rsidR="00D36C79" w:rsidRPr="00E755ED">
              <w:rPr>
                <w:rStyle w:val="Hyperlink"/>
                <w:rFonts w:ascii="Times New Roman" w:hAnsi="Times New Roman" w:cs="Times New Roman"/>
                <w:noProof/>
              </w:rPr>
              <w:t>3.8.</w:t>
            </w:r>
            <w:r w:rsidR="00D36C79">
              <w:rPr>
                <w:rFonts w:eastAsiaTheme="minorEastAsia"/>
                <w:noProof/>
                <w:lang w:val="en-US"/>
              </w:rPr>
              <w:tab/>
            </w:r>
            <w:r w:rsidR="00D36C79" w:rsidRPr="00E755ED">
              <w:rPr>
                <w:rStyle w:val="Hyperlink"/>
                <w:rFonts w:ascii="Times New Roman" w:hAnsi="Times New Roman" w:cs="Times New Roman"/>
                <w:noProof/>
              </w:rPr>
              <w:t>Função de Cruzamento</w:t>
            </w:r>
            <w:r w:rsidR="00D36C79">
              <w:rPr>
                <w:noProof/>
                <w:webHidden/>
              </w:rPr>
              <w:tab/>
            </w:r>
            <w:r>
              <w:rPr>
                <w:noProof/>
                <w:webHidden/>
              </w:rPr>
              <w:fldChar w:fldCharType="begin"/>
            </w:r>
            <w:r w:rsidR="00D36C79">
              <w:rPr>
                <w:noProof/>
                <w:webHidden/>
              </w:rPr>
              <w:instrText xml:space="preserve"> PAGEREF _Toc373139547 \h </w:instrText>
            </w:r>
            <w:r>
              <w:rPr>
                <w:noProof/>
                <w:webHidden/>
              </w:rPr>
            </w:r>
            <w:r>
              <w:rPr>
                <w:noProof/>
                <w:webHidden/>
              </w:rPr>
              <w:fldChar w:fldCharType="separate"/>
            </w:r>
            <w:r w:rsidR="00D36C79">
              <w:rPr>
                <w:noProof/>
                <w:webHidden/>
              </w:rPr>
              <w:t>33</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48" w:history="1">
            <w:r w:rsidR="00D36C79" w:rsidRPr="00E755ED">
              <w:rPr>
                <w:rStyle w:val="Hyperlink"/>
                <w:rFonts w:ascii="Times New Roman" w:hAnsi="Times New Roman" w:cs="Times New Roman"/>
                <w:noProof/>
              </w:rPr>
              <w:t>3.9.</w:t>
            </w:r>
            <w:r w:rsidR="00D36C79">
              <w:rPr>
                <w:rFonts w:eastAsiaTheme="minorEastAsia"/>
                <w:noProof/>
                <w:lang w:val="en-US"/>
              </w:rPr>
              <w:tab/>
            </w:r>
            <w:r w:rsidR="00D36C79" w:rsidRPr="00E755ED">
              <w:rPr>
                <w:rStyle w:val="Hyperlink"/>
                <w:rFonts w:ascii="Times New Roman" w:hAnsi="Times New Roman" w:cs="Times New Roman"/>
                <w:noProof/>
              </w:rPr>
              <w:t>Mutação</w:t>
            </w:r>
            <w:r w:rsidR="00D36C79">
              <w:rPr>
                <w:noProof/>
                <w:webHidden/>
              </w:rPr>
              <w:tab/>
            </w:r>
            <w:r>
              <w:rPr>
                <w:noProof/>
                <w:webHidden/>
              </w:rPr>
              <w:fldChar w:fldCharType="begin"/>
            </w:r>
            <w:r w:rsidR="00D36C79">
              <w:rPr>
                <w:noProof/>
                <w:webHidden/>
              </w:rPr>
              <w:instrText xml:space="preserve"> PAGEREF _Toc373139548 \h </w:instrText>
            </w:r>
            <w:r>
              <w:rPr>
                <w:noProof/>
                <w:webHidden/>
              </w:rPr>
            </w:r>
            <w:r>
              <w:rPr>
                <w:noProof/>
                <w:webHidden/>
              </w:rPr>
              <w:fldChar w:fldCharType="separate"/>
            </w:r>
            <w:r w:rsidR="00D36C79">
              <w:rPr>
                <w:noProof/>
                <w:webHidden/>
              </w:rPr>
              <w:t>34</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49" w:history="1">
            <w:r w:rsidR="00D36C79" w:rsidRPr="00E755ED">
              <w:rPr>
                <w:rStyle w:val="Hyperlink"/>
                <w:rFonts w:ascii="Times New Roman" w:hAnsi="Times New Roman" w:cs="Times New Roman"/>
                <w:noProof/>
              </w:rPr>
              <w:t>3.10.</w:t>
            </w:r>
            <w:r w:rsidR="00D36C79">
              <w:rPr>
                <w:rFonts w:eastAsiaTheme="minorEastAsia"/>
                <w:noProof/>
                <w:lang w:val="en-US"/>
              </w:rPr>
              <w:tab/>
            </w:r>
            <w:r w:rsidR="00D36C79" w:rsidRPr="00E755ED">
              <w:rPr>
                <w:rStyle w:val="Hyperlink"/>
                <w:rFonts w:ascii="Times New Roman" w:hAnsi="Times New Roman" w:cs="Times New Roman"/>
                <w:noProof/>
              </w:rPr>
              <w:t>Condições de parada</w:t>
            </w:r>
            <w:r w:rsidR="00D36C79">
              <w:rPr>
                <w:noProof/>
                <w:webHidden/>
              </w:rPr>
              <w:tab/>
            </w:r>
            <w:r>
              <w:rPr>
                <w:noProof/>
                <w:webHidden/>
              </w:rPr>
              <w:fldChar w:fldCharType="begin"/>
            </w:r>
            <w:r w:rsidR="00D36C79">
              <w:rPr>
                <w:noProof/>
                <w:webHidden/>
              </w:rPr>
              <w:instrText xml:space="preserve"> PAGEREF _Toc373139549 \h </w:instrText>
            </w:r>
            <w:r>
              <w:rPr>
                <w:noProof/>
                <w:webHidden/>
              </w:rPr>
            </w:r>
            <w:r>
              <w:rPr>
                <w:noProof/>
                <w:webHidden/>
              </w:rPr>
              <w:fldChar w:fldCharType="separate"/>
            </w:r>
            <w:r w:rsidR="00D36C79">
              <w:rPr>
                <w:noProof/>
                <w:webHidden/>
              </w:rPr>
              <w:t>39</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50" w:history="1">
            <w:r w:rsidR="00D36C79" w:rsidRPr="00E755ED">
              <w:rPr>
                <w:rStyle w:val="Hyperlink"/>
                <w:rFonts w:ascii="Times New Roman" w:hAnsi="Times New Roman" w:cs="Times New Roman"/>
                <w:noProof/>
              </w:rPr>
              <w:t>3.11.</w:t>
            </w:r>
            <w:r w:rsidR="00D36C79">
              <w:rPr>
                <w:rFonts w:eastAsiaTheme="minorEastAsia"/>
                <w:noProof/>
                <w:lang w:val="en-US"/>
              </w:rPr>
              <w:tab/>
            </w:r>
            <w:r w:rsidR="00D36C79" w:rsidRPr="00E755ED">
              <w:rPr>
                <w:rStyle w:val="Hyperlink"/>
                <w:rFonts w:ascii="Times New Roman" w:hAnsi="Times New Roman" w:cs="Times New Roman"/>
                <w:noProof/>
              </w:rPr>
              <w:t>Limitações</w:t>
            </w:r>
            <w:r w:rsidR="00D36C79">
              <w:rPr>
                <w:noProof/>
                <w:webHidden/>
              </w:rPr>
              <w:tab/>
            </w:r>
            <w:r>
              <w:rPr>
                <w:noProof/>
                <w:webHidden/>
              </w:rPr>
              <w:fldChar w:fldCharType="begin"/>
            </w:r>
            <w:r w:rsidR="00D36C79">
              <w:rPr>
                <w:noProof/>
                <w:webHidden/>
              </w:rPr>
              <w:instrText xml:space="preserve"> PAGEREF _Toc373139550 \h </w:instrText>
            </w:r>
            <w:r>
              <w:rPr>
                <w:noProof/>
                <w:webHidden/>
              </w:rPr>
            </w:r>
            <w:r>
              <w:rPr>
                <w:noProof/>
                <w:webHidden/>
              </w:rPr>
              <w:fldChar w:fldCharType="separate"/>
            </w:r>
            <w:r w:rsidR="00D36C79">
              <w:rPr>
                <w:noProof/>
                <w:webHidden/>
              </w:rPr>
              <w:t>40</w:t>
            </w:r>
            <w:r>
              <w:rPr>
                <w:noProof/>
                <w:webHidden/>
              </w:rPr>
              <w:fldChar w:fldCharType="end"/>
            </w:r>
          </w:hyperlink>
        </w:p>
        <w:p w:rsidR="00D36C79" w:rsidRDefault="00D7335D">
          <w:pPr>
            <w:pStyle w:val="TOC1"/>
            <w:tabs>
              <w:tab w:val="left" w:pos="440"/>
              <w:tab w:val="right" w:leader="dot" w:pos="9061"/>
            </w:tabs>
            <w:rPr>
              <w:rFonts w:eastAsiaTheme="minorEastAsia"/>
              <w:noProof/>
              <w:lang w:val="en-US"/>
            </w:rPr>
          </w:pPr>
          <w:hyperlink w:anchor="_Toc373139551" w:history="1">
            <w:r w:rsidR="00D36C79" w:rsidRPr="00E755ED">
              <w:rPr>
                <w:rStyle w:val="Hyperlink"/>
                <w:rFonts w:ascii="Times New Roman" w:hAnsi="Times New Roman" w:cs="Times New Roman"/>
                <w:b/>
                <w:noProof/>
              </w:rPr>
              <w:t>4.</w:t>
            </w:r>
            <w:r w:rsidR="00D36C79">
              <w:rPr>
                <w:rFonts w:eastAsiaTheme="minorEastAsia"/>
                <w:noProof/>
                <w:lang w:val="en-US"/>
              </w:rPr>
              <w:tab/>
            </w:r>
            <w:r w:rsidR="00D36C79" w:rsidRPr="00E755ED">
              <w:rPr>
                <w:rStyle w:val="Hyperlink"/>
                <w:rFonts w:ascii="Times New Roman" w:hAnsi="Times New Roman" w:cs="Times New Roman"/>
                <w:b/>
                <w:noProof/>
              </w:rPr>
              <w:t>Algoritmos Alternativos</w:t>
            </w:r>
            <w:r w:rsidR="00D36C79">
              <w:rPr>
                <w:noProof/>
                <w:webHidden/>
              </w:rPr>
              <w:tab/>
            </w:r>
            <w:r>
              <w:rPr>
                <w:noProof/>
                <w:webHidden/>
              </w:rPr>
              <w:fldChar w:fldCharType="begin"/>
            </w:r>
            <w:r w:rsidR="00D36C79">
              <w:rPr>
                <w:noProof/>
                <w:webHidden/>
              </w:rPr>
              <w:instrText xml:space="preserve"> PAGEREF _Toc373139551 \h </w:instrText>
            </w:r>
            <w:r>
              <w:rPr>
                <w:noProof/>
                <w:webHidden/>
              </w:rPr>
            </w:r>
            <w:r>
              <w:rPr>
                <w:noProof/>
                <w:webHidden/>
              </w:rPr>
              <w:fldChar w:fldCharType="separate"/>
            </w:r>
            <w:r w:rsidR="00D36C79">
              <w:rPr>
                <w:noProof/>
                <w:webHidden/>
              </w:rPr>
              <w:t>43</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52" w:history="1">
            <w:r w:rsidR="00D36C79" w:rsidRPr="00E755ED">
              <w:rPr>
                <w:rStyle w:val="Hyperlink"/>
                <w:rFonts w:ascii="Times New Roman" w:hAnsi="Times New Roman" w:cs="Times New Roman"/>
                <w:noProof/>
              </w:rPr>
              <w:t>4.1.</w:t>
            </w:r>
            <w:r w:rsidR="00D36C79">
              <w:rPr>
                <w:rFonts w:eastAsiaTheme="minorEastAsia"/>
                <w:noProof/>
                <w:lang w:val="en-US"/>
              </w:rPr>
              <w:tab/>
            </w:r>
            <w:r w:rsidR="00D36C79" w:rsidRPr="00E755ED">
              <w:rPr>
                <w:rStyle w:val="Hyperlink"/>
                <w:rFonts w:ascii="Times New Roman" w:hAnsi="Times New Roman" w:cs="Times New Roman"/>
                <w:noProof/>
              </w:rPr>
              <w:t>Algoritmo de Busca Aleatório</w:t>
            </w:r>
            <w:r w:rsidR="00D36C79">
              <w:rPr>
                <w:noProof/>
                <w:webHidden/>
              </w:rPr>
              <w:tab/>
            </w:r>
            <w:r>
              <w:rPr>
                <w:noProof/>
                <w:webHidden/>
              </w:rPr>
              <w:fldChar w:fldCharType="begin"/>
            </w:r>
            <w:r w:rsidR="00D36C79">
              <w:rPr>
                <w:noProof/>
                <w:webHidden/>
              </w:rPr>
              <w:instrText xml:space="preserve"> PAGEREF _Toc373139552 \h </w:instrText>
            </w:r>
            <w:r>
              <w:rPr>
                <w:noProof/>
                <w:webHidden/>
              </w:rPr>
            </w:r>
            <w:r>
              <w:rPr>
                <w:noProof/>
                <w:webHidden/>
              </w:rPr>
              <w:fldChar w:fldCharType="separate"/>
            </w:r>
            <w:r w:rsidR="00D36C79">
              <w:rPr>
                <w:noProof/>
                <w:webHidden/>
              </w:rPr>
              <w:t>43</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53" w:history="1">
            <w:r w:rsidR="00D36C79" w:rsidRPr="00E755ED">
              <w:rPr>
                <w:rStyle w:val="Hyperlink"/>
                <w:rFonts w:ascii="Times New Roman" w:hAnsi="Times New Roman" w:cs="Times New Roman"/>
                <w:noProof/>
              </w:rPr>
              <w:t>4.2.</w:t>
            </w:r>
            <w:r w:rsidR="00D36C79">
              <w:rPr>
                <w:rFonts w:eastAsiaTheme="minorEastAsia"/>
                <w:noProof/>
                <w:lang w:val="en-US"/>
              </w:rPr>
              <w:tab/>
            </w:r>
            <w:r w:rsidR="00D36C79" w:rsidRPr="00E755ED">
              <w:rPr>
                <w:rStyle w:val="Hyperlink"/>
                <w:rFonts w:ascii="Times New Roman" w:hAnsi="Times New Roman" w:cs="Times New Roman"/>
                <w:noProof/>
              </w:rPr>
              <w:t>Algoritmo de Busca Gulosa</w:t>
            </w:r>
            <w:r w:rsidR="00D36C79">
              <w:rPr>
                <w:noProof/>
                <w:webHidden/>
              </w:rPr>
              <w:tab/>
            </w:r>
            <w:r>
              <w:rPr>
                <w:noProof/>
                <w:webHidden/>
              </w:rPr>
              <w:fldChar w:fldCharType="begin"/>
            </w:r>
            <w:r w:rsidR="00D36C79">
              <w:rPr>
                <w:noProof/>
                <w:webHidden/>
              </w:rPr>
              <w:instrText xml:space="preserve"> PAGEREF _Toc373139553 \h </w:instrText>
            </w:r>
            <w:r>
              <w:rPr>
                <w:noProof/>
                <w:webHidden/>
              </w:rPr>
            </w:r>
            <w:r>
              <w:rPr>
                <w:noProof/>
                <w:webHidden/>
              </w:rPr>
              <w:fldChar w:fldCharType="separate"/>
            </w:r>
            <w:r w:rsidR="00D36C79">
              <w:rPr>
                <w:noProof/>
                <w:webHidden/>
              </w:rPr>
              <w:t>43</w:t>
            </w:r>
            <w:r>
              <w:rPr>
                <w:noProof/>
                <w:webHidden/>
              </w:rPr>
              <w:fldChar w:fldCharType="end"/>
            </w:r>
          </w:hyperlink>
        </w:p>
        <w:p w:rsidR="00D36C79" w:rsidRDefault="00D7335D">
          <w:pPr>
            <w:pStyle w:val="TOC1"/>
            <w:tabs>
              <w:tab w:val="left" w:pos="440"/>
              <w:tab w:val="right" w:leader="dot" w:pos="9061"/>
            </w:tabs>
            <w:rPr>
              <w:rFonts w:eastAsiaTheme="minorEastAsia"/>
              <w:noProof/>
              <w:lang w:val="en-US"/>
            </w:rPr>
          </w:pPr>
          <w:hyperlink w:anchor="_Toc373139554" w:history="1">
            <w:r w:rsidR="00D36C79" w:rsidRPr="00E755ED">
              <w:rPr>
                <w:rStyle w:val="Hyperlink"/>
                <w:rFonts w:ascii="Times New Roman" w:hAnsi="Times New Roman" w:cs="Times New Roman"/>
                <w:b/>
                <w:noProof/>
              </w:rPr>
              <w:t>5.</w:t>
            </w:r>
            <w:r w:rsidR="00D36C79">
              <w:rPr>
                <w:rFonts w:eastAsiaTheme="minorEastAsia"/>
                <w:noProof/>
                <w:lang w:val="en-US"/>
              </w:rPr>
              <w:tab/>
            </w:r>
            <w:r w:rsidR="00D36C79" w:rsidRPr="00E755ED">
              <w:rPr>
                <w:rStyle w:val="Hyperlink"/>
                <w:rFonts w:ascii="Times New Roman" w:hAnsi="Times New Roman" w:cs="Times New Roman"/>
                <w:b/>
                <w:noProof/>
              </w:rPr>
              <w:t>Testes</w:t>
            </w:r>
            <w:r w:rsidR="00D36C79">
              <w:rPr>
                <w:noProof/>
                <w:webHidden/>
              </w:rPr>
              <w:tab/>
            </w:r>
            <w:r>
              <w:rPr>
                <w:noProof/>
                <w:webHidden/>
              </w:rPr>
              <w:fldChar w:fldCharType="begin"/>
            </w:r>
            <w:r w:rsidR="00D36C79">
              <w:rPr>
                <w:noProof/>
                <w:webHidden/>
              </w:rPr>
              <w:instrText xml:space="preserve"> PAGEREF _Toc373139554 \h </w:instrText>
            </w:r>
            <w:r>
              <w:rPr>
                <w:noProof/>
                <w:webHidden/>
              </w:rPr>
            </w:r>
            <w:r>
              <w:rPr>
                <w:noProof/>
                <w:webHidden/>
              </w:rPr>
              <w:fldChar w:fldCharType="separate"/>
            </w:r>
            <w:r w:rsidR="00D36C79">
              <w:rPr>
                <w:noProof/>
                <w:webHidden/>
              </w:rPr>
              <w:t>44</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55" w:history="1">
            <w:r w:rsidR="00D36C79" w:rsidRPr="00E755ED">
              <w:rPr>
                <w:rStyle w:val="Hyperlink"/>
                <w:rFonts w:ascii="Times New Roman" w:hAnsi="Times New Roman" w:cs="Times New Roman"/>
                <w:noProof/>
              </w:rPr>
              <w:t>5.1.</w:t>
            </w:r>
            <w:r w:rsidR="00D36C79">
              <w:rPr>
                <w:rFonts w:eastAsiaTheme="minorEastAsia"/>
                <w:noProof/>
                <w:lang w:val="en-US"/>
              </w:rPr>
              <w:tab/>
            </w:r>
            <w:r w:rsidR="00D36C79" w:rsidRPr="00E755ED">
              <w:rPr>
                <w:rStyle w:val="Hyperlink"/>
                <w:rFonts w:ascii="Times New Roman" w:hAnsi="Times New Roman" w:cs="Times New Roman"/>
                <w:noProof/>
              </w:rPr>
              <w:t>Variáveis de ambiente</w:t>
            </w:r>
            <w:r w:rsidR="00D36C79">
              <w:rPr>
                <w:noProof/>
                <w:webHidden/>
              </w:rPr>
              <w:tab/>
            </w:r>
            <w:r>
              <w:rPr>
                <w:noProof/>
                <w:webHidden/>
              </w:rPr>
              <w:fldChar w:fldCharType="begin"/>
            </w:r>
            <w:r w:rsidR="00D36C79">
              <w:rPr>
                <w:noProof/>
                <w:webHidden/>
              </w:rPr>
              <w:instrText xml:space="preserve"> PAGEREF _Toc373139555 \h </w:instrText>
            </w:r>
            <w:r>
              <w:rPr>
                <w:noProof/>
                <w:webHidden/>
              </w:rPr>
            </w:r>
            <w:r>
              <w:rPr>
                <w:noProof/>
                <w:webHidden/>
              </w:rPr>
              <w:fldChar w:fldCharType="separate"/>
            </w:r>
            <w:r w:rsidR="00D36C79">
              <w:rPr>
                <w:noProof/>
                <w:webHidden/>
              </w:rPr>
              <w:t>44</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56" w:history="1">
            <w:r w:rsidR="00D36C79" w:rsidRPr="00E755ED">
              <w:rPr>
                <w:rStyle w:val="Hyperlink"/>
                <w:rFonts w:ascii="Times New Roman" w:hAnsi="Times New Roman" w:cs="Times New Roman"/>
                <w:noProof/>
              </w:rPr>
              <w:t>5.2.</w:t>
            </w:r>
            <w:r w:rsidR="00D36C79">
              <w:rPr>
                <w:rFonts w:eastAsiaTheme="minorEastAsia"/>
                <w:noProof/>
                <w:lang w:val="en-US"/>
              </w:rPr>
              <w:tab/>
            </w:r>
            <w:r w:rsidR="00D36C79" w:rsidRPr="00E755ED">
              <w:rPr>
                <w:rStyle w:val="Hyperlink"/>
                <w:rFonts w:ascii="Times New Roman" w:hAnsi="Times New Roman" w:cs="Times New Roman"/>
                <w:noProof/>
              </w:rPr>
              <w:t>Cenários de testes</w:t>
            </w:r>
            <w:r w:rsidR="00D36C79">
              <w:rPr>
                <w:noProof/>
                <w:webHidden/>
              </w:rPr>
              <w:tab/>
            </w:r>
            <w:r>
              <w:rPr>
                <w:noProof/>
                <w:webHidden/>
              </w:rPr>
              <w:fldChar w:fldCharType="begin"/>
            </w:r>
            <w:r w:rsidR="00D36C79">
              <w:rPr>
                <w:noProof/>
                <w:webHidden/>
              </w:rPr>
              <w:instrText xml:space="preserve"> PAGEREF _Toc373139556 \h </w:instrText>
            </w:r>
            <w:r>
              <w:rPr>
                <w:noProof/>
                <w:webHidden/>
              </w:rPr>
            </w:r>
            <w:r>
              <w:rPr>
                <w:noProof/>
                <w:webHidden/>
              </w:rPr>
              <w:fldChar w:fldCharType="separate"/>
            </w:r>
            <w:r w:rsidR="00D36C79">
              <w:rPr>
                <w:noProof/>
                <w:webHidden/>
              </w:rPr>
              <w:t>44</w:t>
            </w:r>
            <w:r>
              <w:rPr>
                <w:noProof/>
                <w:webHidden/>
              </w:rPr>
              <w:fldChar w:fldCharType="end"/>
            </w:r>
          </w:hyperlink>
        </w:p>
        <w:p w:rsidR="00D36C79" w:rsidRDefault="00D7335D">
          <w:pPr>
            <w:pStyle w:val="TOC2"/>
            <w:tabs>
              <w:tab w:val="left" w:pos="880"/>
              <w:tab w:val="right" w:leader="dot" w:pos="9061"/>
            </w:tabs>
            <w:rPr>
              <w:rFonts w:eastAsiaTheme="minorEastAsia"/>
              <w:noProof/>
              <w:lang w:val="en-US"/>
            </w:rPr>
          </w:pPr>
          <w:hyperlink w:anchor="_Toc373139557" w:history="1">
            <w:r w:rsidR="00D36C79" w:rsidRPr="00E755ED">
              <w:rPr>
                <w:rStyle w:val="Hyperlink"/>
                <w:rFonts w:ascii="Times New Roman" w:hAnsi="Times New Roman" w:cs="Times New Roman"/>
                <w:noProof/>
              </w:rPr>
              <w:t>5.3.</w:t>
            </w:r>
            <w:r w:rsidR="00D36C79">
              <w:rPr>
                <w:rFonts w:eastAsiaTheme="minorEastAsia"/>
                <w:noProof/>
                <w:lang w:val="en-US"/>
              </w:rPr>
              <w:tab/>
            </w:r>
            <w:r w:rsidR="00D36C79" w:rsidRPr="00E755ED">
              <w:rPr>
                <w:rStyle w:val="Hyperlink"/>
                <w:rFonts w:ascii="Times New Roman" w:hAnsi="Times New Roman" w:cs="Times New Roman"/>
                <w:noProof/>
              </w:rPr>
              <w:t>Resultados</w:t>
            </w:r>
            <w:r w:rsidR="00D36C79">
              <w:rPr>
                <w:noProof/>
                <w:webHidden/>
              </w:rPr>
              <w:tab/>
            </w:r>
            <w:r>
              <w:rPr>
                <w:noProof/>
                <w:webHidden/>
              </w:rPr>
              <w:fldChar w:fldCharType="begin"/>
            </w:r>
            <w:r w:rsidR="00D36C79">
              <w:rPr>
                <w:noProof/>
                <w:webHidden/>
              </w:rPr>
              <w:instrText xml:space="preserve"> PAGEREF _Toc373139557 \h </w:instrText>
            </w:r>
            <w:r>
              <w:rPr>
                <w:noProof/>
                <w:webHidden/>
              </w:rPr>
            </w:r>
            <w:r>
              <w:rPr>
                <w:noProof/>
                <w:webHidden/>
              </w:rPr>
              <w:fldChar w:fldCharType="separate"/>
            </w:r>
            <w:r w:rsidR="00D36C79">
              <w:rPr>
                <w:noProof/>
                <w:webHidden/>
              </w:rPr>
              <w:t>49</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58" w:history="1">
            <w:r w:rsidR="00D36C79" w:rsidRPr="00E755ED">
              <w:rPr>
                <w:rStyle w:val="Hyperlink"/>
                <w:rFonts w:ascii="Times New Roman" w:hAnsi="Times New Roman" w:cs="Times New Roman"/>
                <w:noProof/>
              </w:rPr>
              <w:t>5.3.1.</w:t>
            </w:r>
            <w:r w:rsidR="00D36C79">
              <w:rPr>
                <w:rFonts w:eastAsiaTheme="minorEastAsia"/>
                <w:noProof/>
                <w:lang w:val="en-US"/>
              </w:rPr>
              <w:tab/>
            </w:r>
            <w:r w:rsidR="00D36C79" w:rsidRPr="00E755ED">
              <w:rPr>
                <w:rStyle w:val="Hyperlink"/>
                <w:rFonts w:ascii="Times New Roman" w:hAnsi="Times New Roman" w:cs="Times New Roman"/>
                <w:noProof/>
              </w:rPr>
              <w:t>Algoritmo Genético</w:t>
            </w:r>
            <w:r w:rsidR="00D36C79">
              <w:rPr>
                <w:noProof/>
                <w:webHidden/>
              </w:rPr>
              <w:tab/>
            </w:r>
            <w:r>
              <w:rPr>
                <w:noProof/>
                <w:webHidden/>
              </w:rPr>
              <w:fldChar w:fldCharType="begin"/>
            </w:r>
            <w:r w:rsidR="00D36C79">
              <w:rPr>
                <w:noProof/>
                <w:webHidden/>
              </w:rPr>
              <w:instrText xml:space="preserve"> PAGEREF _Toc373139558 \h </w:instrText>
            </w:r>
            <w:r>
              <w:rPr>
                <w:noProof/>
                <w:webHidden/>
              </w:rPr>
            </w:r>
            <w:r>
              <w:rPr>
                <w:noProof/>
                <w:webHidden/>
              </w:rPr>
              <w:fldChar w:fldCharType="separate"/>
            </w:r>
            <w:r w:rsidR="00D36C79">
              <w:rPr>
                <w:noProof/>
                <w:webHidden/>
              </w:rPr>
              <w:t>50</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59" w:history="1">
            <w:r w:rsidR="00D36C79" w:rsidRPr="00E755ED">
              <w:rPr>
                <w:rStyle w:val="Hyperlink"/>
                <w:rFonts w:ascii="Times New Roman" w:hAnsi="Times New Roman" w:cs="Times New Roman"/>
                <w:noProof/>
              </w:rPr>
              <w:t>5.3.2.</w:t>
            </w:r>
            <w:r w:rsidR="00D36C79">
              <w:rPr>
                <w:rFonts w:eastAsiaTheme="minorEastAsia"/>
                <w:noProof/>
                <w:lang w:val="en-US"/>
              </w:rPr>
              <w:tab/>
            </w:r>
            <w:r w:rsidR="00D36C79" w:rsidRPr="00E755ED">
              <w:rPr>
                <w:rStyle w:val="Hyperlink"/>
                <w:rFonts w:ascii="Times New Roman" w:hAnsi="Times New Roman" w:cs="Times New Roman"/>
                <w:noProof/>
              </w:rPr>
              <w:t>Busca Aleatória</w:t>
            </w:r>
            <w:r w:rsidR="00D36C79">
              <w:rPr>
                <w:noProof/>
                <w:webHidden/>
              </w:rPr>
              <w:tab/>
            </w:r>
            <w:r>
              <w:rPr>
                <w:noProof/>
                <w:webHidden/>
              </w:rPr>
              <w:fldChar w:fldCharType="begin"/>
            </w:r>
            <w:r w:rsidR="00D36C79">
              <w:rPr>
                <w:noProof/>
                <w:webHidden/>
              </w:rPr>
              <w:instrText xml:space="preserve"> PAGEREF _Toc373139559 \h </w:instrText>
            </w:r>
            <w:r>
              <w:rPr>
                <w:noProof/>
                <w:webHidden/>
              </w:rPr>
            </w:r>
            <w:r>
              <w:rPr>
                <w:noProof/>
                <w:webHidden/>
              </w:rPr>
              <w:fldChar w:fldCharType="separate"/>
            </w:r>
            <w:r w:rsidR="00D36C79">
              <w:rPr>
                <w:noProof/>
                <w:webHidden/>
              </w:rPr>
              <w:t>79</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60" w:history="1">
            <w:r w:rsidR="00D36C79" w:rsidRPr="00E755ED">
              <w:rPr>
                <w:rStyle w:val="Hyperlink"/>
                <w:rFonts w:ascii="Times New Roman" w:hAnsi="Times New Roman" w:cs="Times New Roman"/>
                <w:noProof/>
              </w:rPr>
              <w:t>5.3.3.</w:t>
            </w:r>
            <w:r w:rsidR="00D36C79">
              <w:rPr>
                <w:rFonts w:eastAsiaTheme="minorEastAsia"/>
                <w:noProof/>
                <w:lang w:val="en-US"/>
              </w:rPr>
              <w:tab/>
            </w:r>
            <w:r w:rsidR="00D36C79" w:rsidRPr="00E755ED">
              <w:rPr>
                <w:rStyle w:val="Hyperlink"/>
                <w:rFonts w:ascii="Times New Roman" w:hAnsi="Times New Roman" w:cs="Times New Roman"/>
                <w:noProof/>
              </w:rPr>
              <w:t>Busca Gulosa</w:t>
            </w:r>
            <w:r w:rsidR="00D36C79">
              <w:rPr>
                <w:noProof/>
                <w:webHidden/>
              </w:rPr>
              <w:tab/>
            </w:r>
            <w:r>
              <w:rPr>
                <w:noProof/>
                <w:webHidden/>
              </w:rPr>
              <w:fldChar w:fldCharType="begin"/>
            </w:r>
            <w:r w:rsidR="00D36C79">
              <w:rPr>
                <w:noProof/>
                <w:webHidden/>
              </w:rPr>
              <w:instrText xml:space="preserve"> PAGEREF _Toc373139560 \h </w:instrText>
            </w:r>
            <w:r>
              <w:rPr>
                <w:noProof/>
                <w:webHidden/>
              </w:rPr>
            </w:r>
            <w:r>
              <w:rPr>
                <w:noProof/>
                <w:webHidden/>
              </w:rPr>
              <w:fldChar w:fldCharType="separate"/>
            </w:r>
            <w:r w:rsidR="00D36C79">
              <w:rPr>
                <w:noProof/>
                <w:webHidden/>
              </w:rPr>
              <w:t>85</w:t>
            </w:r>
            <w:r>
              <w:rPr>
                <w:noProof/>
                <w:webHidden/>
              </w:rPr>
              <w:fldChar w:fldCharType="end"/>
            </w:r>
          </w:hyperlink>
        </w:p>
        <w:p w:rsidR="00D36C79" w:rsidRDefault="00D7335D">
          <w:pPr>
            <w:pStyle w:val="TOC2"/>
            <w:tabs>
              <w:tab w:val="left" w:pos="1100"/>
              <w:tab w:val="right" w:leader="dot" w:pos="9061"/>
            </w:tabs>
            <w:rPr>
              <w:rFonts w:eastAsiaTheme="minorEastAsia"/>
              <w:noProof/>
              <w:lang w:val="en-US"/>
            </w:rPr>
          </w:pPr>
          <w:hyperlink w:anchor="_Toc373139561" w:history="1">
            <w:r w:rsidR="00D36C79" w:rsidRPr="00E755ED">
              <w:rPr>
                <w:rStyle w:val="Hyperlink"/>
                <w:rFonts w:ascii="Times New Roman" w:hAnsi="Times New Roman" w:cs="Times New Roman"/>
                <w:noProof/>
              </w:rPr>
              <w:t>5.3.4.</w:t>
            </w:r>
            <w:r w:rsidR="00D36C79">
              <w:rPr>
                <w:rFonts w:eastAsiaTheme="minorEastAsia"/>
                <w:noProof/>
                <w:lang w:val="en-US"/>
              </w:rPr>
              <w:tab/>
            </w:r>
            <w:r w:rsidR="00D36C79" w:rsidRPr="00E755ED">
              <w:rPr>
                <w:rStyle w:val="Hyperlink"/>
                <w:rFonts w:ascii="Times New Roman" w:hAnsi="Times New Roman" w:cs="Times New Roman"/>
                <w:noProof/>
              </w:rPr>
              <w:t>Quadro Comparativo</w:t>
            </w:r>
            <w:r w:rsidR="00D36C79">
              <w:rPr>
                <w:noProof/>
                <w:webHidden/>
              </w:rPr>
              <w:tab/>
            </w:r>
            <w:r>
              <w:rPr>
                <w:noProof/>
                <w:webHidden/>
              </w:rPr>
              <w:fldChar w:fldCharType="begin"/>
            </w:r>
            <w:r w:rsidR="00D36C79">
              <w:rPr>
                <w:noProof/>
                <w:webHidden/>
              </w:rPr>
              <w:instrText xml:space="preserve"> PAGEREF _Toc373139561 \h </w:instrText>
            </w:r>
            <w:r>
              <w:rPr>
                <w:noProof/>
                <w:webHidden/>
              </w:rPr>
            </w:r>
            <w:r>
              <w:rPr>
                <w:noProof/>
                <w:webHidden/>
              </w:rPr>
              <w:fldChar w:fldCharType="separate"/>
            </w:r>
            <w:r w:rsidR="00D36C79">
              <w:rPr>
                <w:noProof/>
                <w:webHidden/>
              </w:rPr>
              <w:t>85</w:t>
            </w:r>
            <w:r>
              <w:rPr>
                <w:noProof/>
                <w:webHidden/>
              </w:rPr>
              <w:fldChar w:fldCharType="end"/>
            </w:r>
          </w:hyperlink>
        </w:p>
        <w:p w:rsidR="00D36C79" w:rsidRDefault="00D7335D">
          <w:pPr>
            <w:pStyle w:val="TOC1"/>
            <w:tabs>
              <w:tab w:val="left" w:pos="440"/>
              <w:tab w:val="right" w:leader="dot" w:pos="9061"/>
            </w:tabs>
            <w:rPr>
              <w:rFonts w:eastAsiaTheme="minorEastAsia"/>
              <w:noProof/>
              <w:lang w:val="en-US"/>
            </w:rPr>
          </w:pPr>
          <w:hyperlink w:anchor="_Toc373139562" w:history="1">
            <w:r w:rsidR="00D36C79" w:rsidRPr="00E755ED">
              <w:rPr>
                <w:rStyle w:val="Hyperlink"/>
                <w:rFonts w:ascii="Times New Roman" w:hAnsi="Times New Roman" w:cs="Times New Roman"/>
                <w:b/>
                <w:noProof/>
              </w:rPr>
              <w:t>6.</w:t>
            </w:r>
            <w:r w:rsidR="00D36C79">
              <w:rPr>
                <w:rFonts w:eastAsiaTheme="minorEastAsia"/>
                <w:noProof/>
                <w:lang w:val="en-US"/>
              </w:rPr>
              <w:tab/>
            </w:r>
            <w:r w:rsidR="00D36C79" w:rsidRPr="00E755ED">
              <w:rPr>
                <w:rStyle w:val="Hyperlink"/>
                <w:rFonts w:ascii="Times New Roman" w:hAnsi="Times New Roman" w:cs="Times New Roman"/>
                <w:b/>
                <w:noProof/>
              </w:rPr>
              <w:t>Conclusão</w:t>
            </w:r>
            <w:r w:rsidR="00D36C79">
              <w:rPr>
                <w:noProof/>
                <w:webHidden/>
              </w:rPr>
              <w:tab/>
            </w:r>
            <w:r>
              <w:rPr>
                <w:noProof/>
                <w:webHidden/>
              </w:rPr>
              <w:fldChar w:fldCharType="begin"/>
            </w:r>
            <w:r w:rsidR="00D36C79">
              <w:rPr>
                <w:noProof/>
                <w:webHidden/>
              </w:rPr>
              <w:instrText xml:space="preserve"> PAGEREF _Toc373139562 \h </w:instrText>
            </w:r>
            <w:r>
              <w:rPr>
                <w:noProof/>
                <w:webHidden/>
              </w:rPr>
            </w:r>
            <w:r>
              <w:rPr>
                <w:noProof/>
                <w:webHidden/>
              </w:rPr>
              <w:fldChar w:fldCharType="separate"/>
            </w:r>
            <w:r w:rsidR="00D36C79">
              <w:rPr>
                <w:noProof/>
                <w:webHidden/>
              </w:rPr>
              <w:t>86</w:t>
            </w:r>
            <w:r>
              <w:rPr>
                <w:noProof/>
                <w:webHidden/>
              </w:rPr>
              <w:fldChar w:fldCharType="end"/>
            </w:r>
          </w:hyperlink>
        </w:p>
        <w:p w:rsidR="00D36C79" w:rsidRDefault="00D7335D">
          <w:pPr>
            <w:pStyle w:val="TOC1"/>
            <w:tabs>
              <w:tab w:val="left" w:pos="440"/>
              <w:tab w:val="right" w:leader="dot" w:pos="9061"/>
            </w:tabs>
            <w:rPr>
              <w:rFonts w:eastAsiaTheme="minorEastAsia"/>
              <w:noProof/>
              <w:lang w:val="en-US"/>
            </w:rPr>
          </w:pPr>
          <w:hyperlink w:anchor="_Toc373139563" w:history="1">
            <w:r w:rsidR="00D36C79" w:rsidRPr="00E755ED">
              <w:rPr>
                <w:rStyle w:val="Hyperlink"/>
                <w:rFonts w:ascii="Times New Roman" w:hAnsi="Times New Roman" w:cs="Times New Roman"/>
                <w:b/>
                <w:noProof/>
              </w:rPr>
              <w:t>7.</w:t>
            </w:r>
            <w:r w:rsidR="00D36C79">
              <w:rPr>
                <w:rFonts w:eastAsiaTheme="minorEastAsia"/>
                <w:noProof/>
                <w:lang w:val="en-US"/>
              </w:rPr>
              <w:tab/>
            </w:r>
            <w:r w:rsidR="00D36C79" w:rsidRPr="00E755ED">
              <w:rPr>
                <w:rStyle w:val="Hyperlink"/>
                <w:rFonts w:ascii="Times New Roman" w:hAnsi="Times New Roman" w:cs="Times New Roman"/>
                <w:b/>
                <w:noProof/>
              </w:rPr>
              <w:t>Referencias</w:t>
            </w:r>
            <w:r w:rsidR="00D36C79">
              <w:rPr>
                <w:noProof/>
                <w:webHidden/>
              </w:rPr>
              <w:tab/>
            </w:r>
            <w:r>
              <w:rPr>
                <w:noProof/>
                <w:webHidden/>
              </w:rPr>
              <w:fldChar w:fldCharType="begin"/>
            </w:r>
            <w:r w:rsidR="00D36C79">
              <w:rPr>
                <w:noProof/>
                <w:webHidden/>
              </w:rPr>
              <w:instrText xml:space="preserve"> PAGEREF _Toc373139563 \h </w:instrText>
            </w:r>
            <w:r>
              <w:rPr>
                <w:noProof/>
                <w:webHidden/>
              </w:rPr>
            </w:r>
            <w:r>
              <w:rPr>
                <w:noProof/>
                <w:webHidden/>
              </w:rPr>
              <w:fldChar w:fldCharType="separate"/>
            </w:r>
            <w:r w:rsidR="00D36C79">
              <w:rPr>
                <w:noProof/>
                <w:webHidden/>
              </w:rPr>
              <w:t>86</w:t>
            </w:r>
            <w:r>
              <w:rPr>
                <w:noProof/>
                <w:webHidden/>
              </w:rPr>
              <w:fldChar w:fldCharType="end"/>
            </w:r>
          </w:hyperlink>
        </w:p>
        <w:p w:rsidR="00FB59DF" w:rsidRPr="00E0393A" w:rsidRDefault="00D7335D"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8420B9" w:rsidRPr="00E0393A" w:rsidRDefault="008420B9" w:rsidP="00FB59DF">
      <w:pPr>
        <w:spacing w:after="0" w:line="360" w:lineRule="auto"/>
        <w:rPr>
          <w:rFonts w:ascii="Times New Roman" w:hAnsi="Times New Roman" w:cs="Times New Roman"/>
          <w:sz w:val="24"/>
          <w:szCs w:val="24"/>
        </w:rPr>
        <w:sectPr w:rsidR="008420B9" w:rsidRPr="00E0393A" w:rsidSect="00CF34E7">
          <w:headerReference w:type="default" r:id="rId9"/>
          <w:pgSz w:w="11906" w:h="16838"/>
          <w:pgMar w:top="1701" w:right="1134" w:bottom="1134" w:left="1701" w:header="1134" w:footer="709" w:gutter="0"/>
          <w:pgNumType w:start="14"/>
          <w:cols w:space="708"/>
          <w:docGrid w:linePitch="360"/>
        </w:sectPr>
      </w:pPr>
    </w:p>
    <w:p w:rsidR="00582360" w:rsidRPr="00E0393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7" w:name="_Toc373139524"/>
      <w:r w:rsidRPr="00E0393A">
        <w:rPr>
          <w:rFonts w:ascii="Times New Roman" w:hAnsi="Times New Roman" w:cs="Times New Roman"/>
          <w:b/>
          <w:sz w:val="28"/>
          <w:szCs w:val="28"/>
        </w:rPr>
        <w:lastRenderedPageBreak/>
        <w:t>Introdução</w:t>
      </w:r>
      <w:bookmarkEnd w:id="7"/>
      <w:r w:rsidRPr="00E0393A">
        <w:rPr>
          <w:rFonts w:ascii="Times New Roman" w:hAnsi="Times New Roman" w:cs="Times New Roman"/>
          <w:b/>
          <w:sz w:val="28"/>
          <w:szCs w:val="28"/>
        </w:rPr>
        <w:t xml:space="preserve"> </w:t>
      </w:r>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7D5E85" w:rsidRPr="00E0393A" w:rsidRDefault="007D5E85" w:rsidP="007D5E85">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Conceitos de algoritmos genéticos executados em computadores apareceram em 1954 quando </w:t>
      </w:r>
      <w:proofErr w:type="spellStart"/>
      <w:r w:rsidRPr="00E0393A">
        <w:rPr>
          <w:rFonts w:ascii="Times New Roman" w:hAnsi="Times New Roman" w:cs="Times New Roman"/>
          <w:sz w:val="24"/>
          <w:szCs w:val="24"/>
        </w:rPr>
        <w:t>Nils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Aall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Barricelli</w:t>
      </w:r>
      <w:proofErr w:type="spellEnd"/>
      <w:r w:rsidRPr="00E0393A">
        <w:rPr>
          <w:rFonts w:ascii="Times New Roman" w:hAnsi="Times New Roman" w:cs="Times New Roman"/>
          <w:sz w:val="24"/>
          <w:szCs w:val="24"/>
        </w:rPr>
        <w:t xml:space="preserve">, pela primeira vez, simulou a teoria da evolução. </w:t>
      </w:r>
      <w:proofErr w:type="spellStart"/>
      <w:r w:rsidR="00D7335D" w:rsidRPr="00D7335D">
        <w:rPr>
          <w:rFonts w:ascii="Times New Roman" w:hAnsi="Times New Roman" w:cs="Times New Roman"/>
          <w:sz w:val="24"/>
          <w:szCs w:val="24"/>
          <w:lang w:val="en-US"/>
          <w:rPrChange w:id="8" w:author="ceciliaccesar" w:date="2013-11-25T10:10:00Z">
            <w:rPr>
              <w:rFonts w:ascii="Times New Roman" w:hAnsi="Times New Roman" w:cs="Times New Roman"/>
              <w:color w:val="0000FF" w:themeColor="hyperlink"/>
              <w:sz w:val="24"/>
              <w:szCs w:val="24"/>
              <w:u w:val="single"/>
            </w:rPr>
          </w:rPrChange>
        </w:rPr>
        <w:t>Em</w:t>
      </w:r>
      <w:proofErr w:type="spellEnd"/>
      <w:r w:rsidR="00D7335D" w:rsidRPr="00D7335D">
        <w:rPr>
          <w:rFonts w:ascii="Times New Roman" w:hAnsi="Times New Roman" w:cs="Times New Roman"/>
          <w:sz w:val="24"/>
          <w:szCs w:val="24"/>
          <w:lang w:val="en-US"/>
          <w:rPrChange w:id="9" w:author="ceciliaccesar" w:date="2013-11-25T10:10:00Z">
            <w:rPr>
              <w:rFonts w:ascii="Times New Roman" w:hAnsi="Times New Roman" w:cs="Times New Roman"/>
              <w:color w:val="0000FF" w:themeColor="hyperlink"/>
              <w:sz w:val="24"/>
              <w:szCs w:val="24"/>
              <w:u w:val="single"/>
            </w:rPr>
          </w:rPrChange>
        </w:rPr>
        <w:t xml:space="preserve"> 1975, John Henry Holland </w:t>
      </w:r>
      <w:proofErr w:type="spellStart"/>
      <w:r w:rsidR="00D7335D" w:rsidRPr="00D7335D">
        <w:rPr>
          <w:rFonts w:ascii="Times New Roman" w:hAnsi="Times New Roman" w:cs="Times New Roman"/>
          <w:sz w:val="24"/>
          <w:szCs w:val="24"/>
          <w:lang w:val="en-US"/>
          <w:rPrChange w:id="10" w:author="ceciliaccesar" w:date="2013-11-25T10:10:00Z">
            <w:rPr>
              <w:rFonts w:ascii="Times New Roman" w:hAnsi="Times New Roman" w:cs="Times New Roman"/>
              <w:color w:val="0000FF" w:themeColor="hyperlink"/>
              <w:sz w:val="24"/>
              <w:szCs w:val="24"/>
              <w:u w:val="single"/>
            </w:rPr>
          </w:rPrChange>
        </w:rPr>
        <w:t>publicou</w:t>
      </w:r>
      <w:proofErr w:type="spellEnd"/>
      <w:r w:rsidR="00D7335D" w:rsidRPr="00D7335D">
        <w:rPr>
          <w:rFonts w:ascii="Times New Roman" w:hAnsi="Times New Roman" w:cs="Times New Roman"/>
          <w:sz w:val="24"/>
          <w:szCs w:val="24"/>
          <w:lang w:val="en-US"/>
          <w:rPrChange w:id="11" w:author="ceciliaccesar" w:date="2013-11-25T10:10:00Z">
            <w:rPr>
              <w:rFonts w:ascii="Times New Roman" w:hAnsi="Times New Roman" w:cs="Times New Roman"/>
              <w:color w:val="0000FF" w:themeColor="hyperlink"/>
              <w:sz w:val="24"/>
              <w:szCs w:val="24"/>
              <w:u w:val="single"/>
            </w:rPr>
          </w:rPrChange>
        </w:rPr>
        <w:t xml:space="preserve"> “</w:t>
      </w:r>
      <w:r w:rsidR="00D7335D" w:rsidRPr="00D7335D">
        <w:rPr>
          <w:rFonts w:ascii="Times New Roman" w:hAnsi="Times New Roman" w:cs="Times New Roman"/>
          <w:i/>
          <w:sz w:val="24"/>
          <w:szCs w:val="24"/>
          <w:lang w:val="en-US"/>
          <w:rPrChange w:id="12" w:author="ceciliaccesar" w:date="2013-11-25T10:10:00Z">
            <w:rPr>
              <w:rFonts w:ascii="Times New Roman" w:hAnsi="Times New Roman" w:cs="Times New Roman"/>
              <w:i/>
              <w:color w:val="0000FF" w:themeColor="hyperlink"/>
              <w:sz w:val="24"/>
              <w:szCs w:val="24"/>
              <w:u w:val="single"/>
            </w:rPr>
          </w:rPrChange>
        </w:rPr>
        <w:t>Adaptation in Natural and Artificial Systems</w:t>
      </w:r>
      <w:r w:rsidR="00D7335D" w:rsidRPr="00D7335D">
        <w:rPr>
          <w:rFonts w:ascii="Times New Roman" w:hAnsi="Times New Roman" w:cs="Times New Roman"/>
          <w:sz w:val="24"/>
          <w:szCs w:val="24"/>
          <w:lang w:val="en-US"/>
          <w:rPrChange w:id="13" w:author="ceciliaccesar" w:date="2013-11-25T10:10:00Z">
            <w:rPr>
              <w:rFonts w:ascii="Times New Roman" w:hAnsi="Times New Roman" w:cs="Times New Roman"/>
              <w:color w:val="0000FF" w:themeColor="hyperlink"/>
              <w:sz w:val="24"/>
              <w:szCs w:val="24"/>
              <w:u w:val="single"/>
            </w:rPr>
          </w:rPrChange>
        </w:rPr>
        <w:t xml:space="preserve">”. </w:t>
      </w:r>
      <w:r w:rsidRPr="00E0393A">
        <w:rPr>
          <w:rFonts w:ascii="Times New Roman" w:hAnsi="Times New Roman" w:cs="Times New Roman"/>
          <w:sz w:val="24"/>
          <w:szCs w:val="24"/>
        </w:rPr>
        <w:t xml:space="preserve">Trabalho considerado como sendo a bíblia dos </w:t>
      </w:r>
      <w:proofErr w:type="spellStart"/>
      <w:r w:rsidRPr="00E0393A">
        <w:rPr>
          <w:rFonts w:ascii="Times New Roman" w:hAnsi="Times New Roman" w:cs="Times New Roman"/>
          <w:sz w:val="24"/>
          <w:szCs w:val="24"/>
        </w:rPr>
        <w:t>AG’s</w:t>
      </w:r>
      <w:proofErr w:type="spellEnd"/>
      <w:r w:rsidRPr="00E0393A">
        <w:rPr>
          <w:rFonts w:ascii="Times New Roman" w:hAnsi="Times New Roman" w:cs="Times New Roman"/>
          <w:sz w:val="24"/>
          <w:szCs w:val="24"/>
        </w:rPr>
        <w:t>.</w:t>
      </w:r>
    </w:p>
    <w:p w:rsidR="005F10D3" w:rsidRPr="00E0393A" w:rsidRDefault="005F10D3" w:rsidP="00293FFA">
      <w:pPr>
        <w:pStyle w:val="tex"/>
        <w:ind w:firstLine="708"/>
        <w:jc w:val="both"/>
      </w:pPr>
      <w:r w:rsidRPr="00E0393A">
        <w:t xml:space="preserve">Atualmente, Algoritmos de Genéticos são aplicados na resolução de inúmeros problemas. Existem soluções com </w:t>
      </w:r>
      <w:proofErr w:type="spellStart"/>
      <w:r w:rsidRPr="00E0393A">
        <w:t>AGs</w:t>
      </w:r>
      <w:proofErr w:type="spellEnd"/>
      <w:r w:rsidRPr="00E0393A">
        <w:t xml:space="preserve"> para otimização de parâmetros de controle, movimentos no xadrez, robótica, </w:t>
      </w:r>
      <w:r w:rsidR="007D5E85" w:rsidRPr="00E0393A">
        <w:t>logística, entre outros.</w:t>
      </w:r>
    </w:p>
    <w:p w:rsidR="00974B61" w:rsidRPr="00E0393A" w:rsidRDefault="00974B61" w:rsidP="00974B61">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Pr="00E0393A">
        <w:rPr>
          <w:rFonts w:ascii="Times New Roman" w:hAnsi="Times New Roman" w:cs="Times New Roman"/>
          <w:sz w:val="24"/>
          <w:szCs w:val="24"/>
        </w:rPr>
        <w:t>).</w:t>
      </w:r>
    </w:p>
    <w:p w:rsidR="00974B61" w:rsidRPr="00E0393A" w:rsidRDefault="00974B61" w:rsidP="00F1154B">
      <w:pPr>
        <w:pStyle w:val="tex"/>
        <w:ind w:firstLine="708"/>
        <w:jc w:val="both"/>
      </w:pPr>
      <w:r w:rsidRPr="00E0393A">
        <w:t xml:space="preserve">É comum cenários nos quais existem diversos dispositivos, fixos ou móveis, os </w:t>
      </w:r>
      <w:proofErr w:type="spellStart"/>
      <w:r w:rsidRPr="00E0393A">
        <w:t>quas</w:t>
      </w:r>
      <w:proofErr w:type="spellEnd"/>
      <w:r w:rsidRPr="00E0393A">
        <w:t xml:space="preserve"> devem estar conectados a um ponto, host central, computador, assim por diante. Uma abordagem mais simplista é criar uma rede cabeada de modo a conectá-los.</w:t>
      </w:r>
    </w:p>
    <w:p w:rsidR="00145189" w:rsidRPr="00E0393A" w:rsidRDefault="00974B61" w:rsidP="00145189">
      <w:pPr>
        <w:pStyle w:val="tex"/>
        <w:ind w:firstLine="708"/>
        <w:jc w:val="both"/>
      </w:pPr>
      <w:r w:rsidRPr="00E0393A">
        <w:t>O surgimento de tecnologias sem fio possibilitou o surgimento de dispositivos móveis</w:t>
      </w:r>
      <w:r w:rsidR="00F1154B" w:rsidRPr="00E0393A">
        <w:t xml:space="preserve"> e facilitou a implementação de redes. </w:t>
      </w:r>
      <w:r w:rsidRPr="00E0393A">
        <w:t>Frente a um enorme potencial de mercado,</w:t>
      </w:r>
      <w:r w:rsidR="00F1154B" w:rsidRPr="00E0393A">
        <w:t xml:space="preserve"> </w:t>
      </w:r>
      <w:r w:rsidRPr="00E0393A">
        <w:t>características como ta</w:t>
      </w:r>
      <w:r w:rsidR="00F1154B" w:rsidRPr="00E0393A">
        <w:t>xa de dados, tempo de resposta e segurança</w:t>
      </w:r>
      <w:r w:rsidRPr="00E0393A">
        <w:t xml:space="preserve"> tive</w:t>
      </w:r>
      <w:r w:rsidR="00F1154B" w:rsidRPr="00E0393A">
        <w:t>ram melhorias significativas. C</w:t>
      </w:r>
      <w:r w:rsidRPr="00E0393A">
        <w:t>ada vez mais redes sem fio são utilizadas nos mais diversos cenários.</w:t>
      </w:r>
    </w:p>
    <w:p w:rsidR="00974B61" w:rsidRPr="00E0393A" w:rsidRDefault="00F1154B" w:rsidP="00145189">
      <w:pPr>
        <w:pStyle w:val="tex"/>
        <w:ind w:firstLine="708"/>
        <w:jc w:val="both"/>
      </w:pPr>
      <w:r w:rsidRPr="00E0393A">
        <w:t>Apesar de baratas e eficientes, existe uma</w:t>
      </w:r>
      <w:r w:rsidR="00974B61" w:rsidRPr="00E0393A">
        <w:t xml:space="preserve"> dependência com o </w:t>
      </w:r>
      <w:r w:rsidRPr="00E0393A">
        <w:t>local de instalação</w:t>
      </w:r>
      <w:r w:rsidR="00974B61" w:rsidRPr="00E0393A">
        <w:t xml:space="preserve"> não</w:t>
      </w:r>
      <w:r w:rsidRPr="00E0393A">
        <w:t xml:space="preserve"> tratada</w:t>
      </w:r>
      <w:r w:rsidR="00974B61" w:rsidRPr="00E0393A">
        <w:t xml:space="preserve"> pelos protocolos</w:t>
      </w:r>
      <w:r w:rsidRPr="00E0393A">
        <w:t>.</w:t>
      </w:r>
      <w:r w:rsidR="00974B61" w:rsidRPr="00E0393A">
        <w:t xml:space="preserve"> </w:t>
      </w:r>
      <w:r w:rsidRPr="00E0393A">
        <w:t>F</w:t>
      </w:r>
      <w:r w:rsidR="00974B61" w:rsidRPr="00E0393A">
        <w:t xml:space="preserve">ica a cargo do </w:t>
      </w:r>
      <w:r w:rsidRPr="00E0393A">
        <w:t xml:space="preserve">projeto de </w:t>
      </w:r>
      <w:r w:rsidR="00060F52" w:rsidRPr="00E0393A">
        <w:t>instalação</w:t>
      </w:r>
      <w:r w:rsidR="00974B61" w:rsidRPr="00E0393A">
        <w:t xml:space="preserve"> </w:t>
      </w:r>
      <w:r w:rsidRPr="00E0393A">
        <w:t>a tarefa de</w:t>
      </w:r>
      <w:r w:rsidR="00974B61" w:rsidRPr="00E0393A">
        <w:t xml:space="preserve"> posicion</w:t>
      </w:r>
      <w:r w:rsidRPr="00E0393A">
        <w:t>ar os dispositivos roteadores sem fio</w:t>
      </w:r>
      <w:r w:rsidR="00974B61" w:rsidRPr="00E0393A">
        <w:t xml:space="preserve"> </w:t>
      </w:r>
      <w:r w:rsidRPr="00E0393A">
        <w:t xml:space="preserve">de modo a atender os requisitos. O tratamento </w:t>
      </w:r>
      <w:r w:rsidR="00974B61" w:rsidRPr="00E0393A">
        <w:t>des</w:t>
      </w:r>
      <w:r w:rsidRPr="00E0393A">
        <w:t xml:space="preserve">se problema </w:t>
      </w:r>
      <w:r w:rsidR="00974B61" w:rsidRPr="00E0393A">
        <w:t>é de f</w:t>
      </w:r>
      <w:r w:rsidRPr="00E0393A">
        <w:t>undamental importância, pois um</w:t>
      </w:r>
      <w:r w:rsidR="00974B61" w:rsidRPr="00E0393A">
        <w:t xml:space="preserve"> procedimento de </w:t>
      </w:r>
      <w:r w:rsidR="00060F52" w:rsidRPr="00E0393A">
        <w:t>posicionamento</w:t>
      </w:r>
      <w:r w:rsidR="00974B61" w:rsidRPr="00E0393A">
        <w:t xml:space="preserve"> </w:t>
      </w:r>
      <w:r w:rsidRPr="00E0393A">
        <w:t>muito simplista, ou até mesmo</w:t>
      </w:r>
      <w:r w:rsidR="00974B61" w:rsidRPr="00E0393A">
        <w:t xml:space="preserve"> arbitrário</w:t>
      </w:r>
      <w:r w:rsidRPr="00E0393A">
        <w:t xml:space="preserve">, pode demandar um </w:t>
      </w:r>
      <w:r w:rsidR="00060F52" w:rsidRPr="00E0393A">
        <w:t>número</w:t>
      </w:r>
      <w:r w:rsidR="00974B61" w:rsidRPr="00E0393A">
        <w:t xml:space="preserve"> elevado de dispositivos</w:t>
      </w:r>
      <w:r w:rsidRPr="00E0393A">
        <w:t xml:space="preserve">, </w:t>
      </w:r>
      <w:r w:rsidR="00060F52" w:rsidRPr="00E0393A">
        <w:t xml:space="preserve">causando aumento desnecessário no custo de </w:t>
      </w:r>
      <w:r w:rsidR="00974B61" w:rsidRPr="00E0393A">
        <w:t>implementação da rede.</w:t>
      </w:r>
    </w:p>
    <w:p w:rsidR="00D53246" w:rsidRPr="00E0393A" w:rsidRDefault="00D53246" w:rsidP="00D53246">
      <w:pPr>
        <w:pStyle w:val="tex"/>
        <w:ind w:firstLine="708"/>
        <w:jc w:val="both"/>
        <w:rPr>
          <w:rFonts w:ascii="TimesNewRoman" w:hAnsi="TimesNewRoman" w:cs="TimesNewRoman"/>
        </w:rPr>
      </w:pPr>
      <w:r w:rsidRPr="00E0393A">
        <w:t xml:space="preserve">Na comunidade cientifica é possível encontrar diversos tipos de soluções para esta problemática.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 por exemplo, utiliza uma heurística para determinação de cobertura dos sensores e conectividade baseada em busca gulosa e agregação. Não há tratamento de obstáculos. </w:t>
      </w:r>
    </w:p>
    <w:p w:rsidR="00D53246" w:rsidRPr="00E0393A" w:rsidRDefault="00D53246" w:rsidP="00145189">
      <w:pPr>
        <w:pStyle w:val="tex"/>
        <w:ind w:firstLine="708"/>
        <w:jc w:val="both"/>
      </w:pPr>
    </w:p>
    <w:p w:rsidR="00145189" w:rsidRPr="00E0393A" w:rsidRDefault="00145189" w:rsidP="00145189">
      <w:pPr>
        <w:pStyle w:val="tex"/>
        <w:ind w:firstLine="708"/>
        <w:jc w:val="both"/>
      </w:pPr>
      <w:r w:rsidRPr="00E0393A">
        <w:lastRenderedPageBreak/>
        <w:t>O objetivo deste trabalho</w:t>
      </w:r>
      <w:r w:rsidR="00D57F2E" w:rsidRPr="00E0393A">
        <w:t xml:space="preserve"> foi</w:t>
      </w:r>
      <w:r w:rsidRPr="00E0393A">
        <w:t xml:space="preserve"> obter uma solução eficiente para o posicionamento roteadores em uma rede de sensores sem fio que garanta a cobertura dos sensores e a conectividade da rede garantindo a entrega da demanda de tráfego para a Internet.</w:t>
      </w:r>
      <w:r w:rsidR="00D57F2E" w:rsidRPr="00E0393A">
        <w:t xml:space="preserve"> O posicionamento foi</w:t>
      </w:r>
      <w:r w:rsidRPr="00E0393A">
        <w:t xml:space="preserve"> obtido por meio da execução de um Algoritmo Genético.</w:t>
      </w:r>
    </w:p>
    <w:p w:rsidR="00145189" w:rsidRPr="00E0393A" w:rsidRDefault="00145189" w:rsidP="00145189">
      <w:pPr>
        <w:pStyle w:val="tex"/>
      </w:pPr>
    </w:p>
    <w:p w:rsidR="00343D89" w:rsidRPr="00B3546E"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Change w:id="14" w:author="Gabriel Secco" w:date="2013-11-25T21:31:00Z">
            <w:rPr>
              <w:rFonts w:ascii="Times New Roman" w:hAnsi="Times New Roman" w:cs="Times New Roman"/>
              <w:color w:val="FF0000"/>
              <w:sz w:val="24"/>
              <w:szCs w:val="24"/>
            </w:rPr>
          </w:rPrChange>
        </w:rPr>
      </w:pPr>
      <w:bookmarkStart w:id="15" w:name="_Toc373139525"/>
      <w:r w:rsidRPr="00B3546E">
        <w:rPr>
          <w:rFonts w:ascii="Times New Roman" w:hAnsi="Times New Roman" w:cs="Times New Roman"/>
          <w:sz w:val="24"/>
          <w:szCs w:val="24"/>
          <w:rPrChange w:id="16" w:author="Gabriel Secco" w:date="2013-11-25T21:31:00Z">
            <w:rPr>
              <w:rFonts w:ascii="Times New Roman" w:hAnsi="Times New Roman" w:cs="Times New Roman"/>
              <w:color w:val="FF0000"/>
              <w:sz w:val="24"/>
              <w:szCs w:val="24"/>
            </w:rPr>
          </w:rPrChange>
        </w:rPr>
        <w:t>Estrutura do Trabalho</w:t>
      </w:r>
      <w:bookmarkEnd w:id="15"/>
    </w:p>
    <w:p w:rsidR="00343D89" w:rsidRPr="00E0393A" w:rsidRDefault="00343D89" w:rsidP="00293FFA">
      <w:pPr>
        <w:spacing w:line="360" w:lineRule="auto"/>
        <w:rPr>
          <w:rFonts w:ascii="Times New Roman" w:hAnsi="Times New Roman" w:cs="Times New Roman"/>
          <w:sz w:val="24"/>
          <w:szCs w:val="24"/>
        </w:rPr>
      </w:pPr>
    </w:p>
    <w:p w:rsidR="007616D0" w:rsidRPr="00E0393A" w:rsidRDefault="00343D89"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Primeiramente,</w:t>
      </w:r>
      <w:r w:rsidR="00145189" w:rsidRPr="00E0393A">
        <w:rPr>
          <w:rFonts w:ascii="Times New Roman" w:hAnsi="Times New Roman" w:cs="Times New Roman"/>
          <w:sz w:val="24"/>
          <w:szCs w:val="24"/>
        </w:rPr>
        <w:t xml:space="preserve"> no Cap. </w:t>
      </w:r>
      <w:r w:rsidR="00326E67" w:rsidRPr="00E0393A">
        <w:rPr>
          <w:rFonts w:ascii="Times New Roman" w:hAnsi="Times New Roman" w:cs="Times New Roman"/>
          <w:sz w:val="24"/>
          <w:szCs w:val="24"/>
        </w:rPr>
        <w:t>2, falaremos</w:t>
      </w:r>
      <w:r w:rsidRPr="00E0393A">
        <w:rPr>
          <w:rFonts w:ascii="Times New Roman" w:hAnsi="Times New Roman" w:cs="Times New Roman"/>
          <w:sz w:val="24"/>
          <w:szCs w:val="24"/>
        </w:rPr>
        <w:t xml:space="preserve"> </w:t>
      </w:r>
      <w:r w:rsidR="007616D0" w:rsidRPr="00E0393A">
        <w:rPr>
          <w:rFonts w:ascii="Times New Roman" w:hAnsi="Times New Roman" w:cs="Times New Roman"/>
          <w:sz w:val="24"/>
          <w:szCs w:val="24"/>
        </w:rPr>
        <w:t xml:space="preserve">acerca </w:t>
      </w:r>
      <w:r w:rsidR="005E24D2" w:rsidRPr="00E0393A">
        <w:rPr>
          <w:rFonts w:ascii="Times New Roman" w:hAnsi="Times New Roman" w:cs="Times New Roman"/>
          <w:sz w:val="24"/>
          <w:szCs w:val="24"/>
        </w:rPr>
        <w:t>do problema abordado</w:t>
      </w:r>
      <w:r w:rsidR="007616D0" w:rsidRPr="00E0393A">
        <w:rPr>
          <w:rFonts w:ascii="Times New Roman" w:hAnsi="Times New Roman" w:cs="Times New Roman"/>
          <w:sz w:val="24"/>
          <w:szCs w:val="24"/>
        </w:rPr>
        <w:t>. Serão apresen</w:t>
      </w:r>
      <w:r w:rsidR="00690442" w:rsidRPr="00E0393A">
        <w:rPr>
          <w:rFonts w:ascii="Times New Roman" w:hAnsi="Times New Roman" w:cs="Times New Roman"/>
          <w:sz w:val="24"/>
          <w:szCs w:val="24"/>
        </w:rPr>
        <w:t>tados todos os seus componentes, valores possíveis e espaço de busca.</w:t>
      </w:r>
    </w:p>
    <w:p w:rsidR="00A9534F" w:rsidRPr="00E0393A" w:rsidRDefault="00C319BE"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w:t>
      </w:r>
      <w:r w:rsidR="002E67E1" w:rsidRPr="00E0393A">
        <w:rPr>
          <w:rFonts w:ascii="Times New Roman" w:hAnsi="Times New Roman" w:cs="Times New Roman"/>
          <w:sz w:val="24"/>
          <w:szCs w:val="24"/>
        </w:rPr>
        <w:t xml:space="preserve"> </w:t>
      </w:r>
      <w:r w:rsidR="00690442" w:rsidRPr="00E0393A">
        <w:rPr>
          <w:rFonts w:ascii="Times New Roman" w:hAnsi="Times New Roman" w:cs="Times New Roman"/>
          <w:sz w:val="24"/>
          <w:szCs w:val="24"/>
        </w:rPr>
        <w:t>3</w:t>
      </w:r>
      <w:r w:rsidR="00A9534F" w:rsidRPr="00E0393A">
        <w:rPr>
          <w:rFonts w:ascii="Times New Roman" w:hAnsi="Times New Roman" w:cs="Times New Roman"/>
          <w:sz w:val="24"/>
          <w:szCs w:val="24"/>
        </w:rPr>
        <w:t>,</w:t>
      </w:r>
      <w:r w:rsidR="002E67E1" w:rsidRPr="00E0393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E0393A">
        <w:rPr>
          <w:rFonts w:ascii="Times New Roman" w:hAnsi="Times New Roman" w:cs="Times New Roman"/>
          <w:sz w:val="24"/>
          <w:szCs w:val="24"/>
        </w:rPr>
        <w:t xml:space="preserve"> </w:t>
      </w:r>
    </w:p>
    <w:p w:rsidR="00C319BE" w:rsidRPr="00E0393A" w:rsidRDefault="00690442"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 4</w:t>
      </w:r>
      <w:r w:rsidR="00A9534F" w:rsidRPr="00E0393A">
        <w:rPr>
          <w:rFonts w:ascii="Times New Roman" w:hAnsi="Times New Roman" w:cs="Times New Roman"/>
          <w:sz w:val="24"/>
          <w:szCs w:val="24"/>
        </w:rPr>
        <w:t>, duas soluções alternativas implementadas serão apresentadas bem como suas vantagens, desvantagens, limitações e estrutura interna.</w:t>
      </w:r>
      <w:r w:rsidR="00C319BE" w:rsidRPr="00E0393A">
        <w:rPr>
          <w:rFonts w:ascii="Times New Roman" w:hAnsi="Times New Roman" w:cs="Times New Roman"/>
          <w:sz w:val="24"/>
          <w:szCs w:val="24"/>
        </w:rPr>
        <w:t xml:space="preserve"> </w:t>
      </w:r>
    </w:p>
    <w:p w:rsidR="00671410" w:rsidRPr="00E0393A" w:rsidRDefault="00690442"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 5</w:t>
      </w:r>
      <w:r w:rsidR="007616D0" w:rsidRPr="00E0393A">
        <w:rPr>
          <w:rFonts w:ascii="Times New Roman" w:hAnsi="Times New Roman" w:cs="Times New Roman"/>
          <w:sz w:val="24"/>
          <w:szCs w:val="24"/>
        </w:rPr>
        <w:t xml:space="preserve"> serão definidos os casos</w:t>
      </w:r>
      <w:r w:rsidR="00C319BE" w:rsidRPr="00E0393A">
        <w:rPr>
          <w:rFonts w:ascii="Times New Roman" w:hAnsi="Times New Roman" w:cs="Times New Roman"/>
          <w:sz w:val="24"/>
          <w:szCs w:val="24"/>
        </w:rPr>
        <w:t xml:space="preserve"> de testes nos quais o programa e as soluções alternativas</w:t>
      </w:r>
      <w:r w:rsidR="007616D0" w:rsidRPr="00E0393A">
        <w:rPr>
          <w:rFonts w:ascii="Times New Roman" w:hAnsi="Times New Roman" w:cs="Times New Roman"/>
          <w:sz w:val="24"/>
          <w:szCs w:val="24"/>
        </w:rPr>
        <w:t xml:space="preserve"> ser</w:t>
      </w:r>
      <w:r w:rsidR="00C319BE" w:rsidRPr="00E0393A">
        <w:rPr>
          <w:rFonts w:ascii="Times New Roman" w:hAnsi="Times New Roman" w:cs="Times New Roman"/>
          <w:sz w:val="24"/>
          <w:szCs w:val="24"/>
        </w:rPr>
        <w:t>ão testadas</w:t>
      </w:r>
      <w:r w:rsidRPr="00E0393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E0393A" w:rsidRDefault="008E001C" w:rsidP="00293FFA">
      <w:pPr>
        <w:spacing w:line="360" w:lineRule="auto"/>
        <w:ind w:firstLine="708"/>
        <w:jc w:val="both"/>
        <w:rPr>
          <w:rFonts w:ascii="Times New Roman" w:hAnsi="Times New Roman" w:cs="Times New Roman"/>
          <w:sz w:val="24"/>
          <w:szCs w:val="24"/>
        </w:rPr>
      </w:pPr>
    </w:p>
    <w:p w:rsidR="00E94EE5" w:rsidRPr="00E0393A"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7" w:name="_Toc373139526"/>
      <w:r w:rsidRPr="00E0393A">
        <w:rPr>
          <w:rFonts w:ascii="Times New Roman" w:hAnsi="Times New Roman" w:cs="Times New Roman"/>
          <w:b/>
          <w:sz w:val="28"/>
          <w:szCs w:val="28"/>
        </w:rPr>
        <w:t>Problema Abordado</w:t>
      </w:r>
      <w:bookmarkEnd w:id="17"/>
    </w:p>
    <w:p w:rsidR="004C5E7F" w:rsidRPr="00E0393A" w:rsidRDefault="004C5E7F" w:rsidP="004C5E7F">
      <w:pPr>
        <w:pStyle w:val="tex"/>
      </w:pPr>
    </w:p>
    <w:p w:rsidR="000E6F38" w:rsidRPr="00E0393A" w:rsidRDefault="000E6F38" w:rsidP="0073739E">
      <w:pPr>
        <w:pStyle w:val="tex"/>
        <w:ind w:firstLine="708"/>
        <w:jc w:val="both"/>
      </w:pPr>
      <w:r w:rsidRPr="00E0393A">
        <w:t>O problema de posicionamento de roteadores é a determinação de um conjunto mínimo de posições, entre as posições candidatas, de tal maneira que os roteadores situados nestas posições possam cobrir uma determinada região, manter</w:t>
      </w:r>
      <w:r w:rsidR="00761C64">
        <w:t>-se conectados entre si</w:t>
      </w:r>
      <w:r w:rsidRPr="00E0393A">
        <w:t xml:space="preserve"> e </w:t>
      </w:r>
      <w:r w:rsidR="00761C64">
        <w:t xml:space="preserve">possivelmente fornecer acesso ao </w:t>
      </w:r>
      <w:proofErr w:type="spellStart"/>
      <w:r w:rsidR="00761C64">
        <w:t>backhaul</w:t>
      </w:r>
      <w:proofErr w:type="spellEnd"/>
      <w:r w:rsidR="00761C64">
        <w:t xml:space="preserve">, </w:t>
      </w:r>
      <w:r w:rsidRPr="00E0393A">
        <w:t>atende</w:t>
      </w:r>
      <w:r w:rsidR="00761C64">
        <w:t>ndo</w:t>
      </w:r>
      <w:r w:rsidRPr="00E0393A">
        <w:t xml:space="preserve"> a demanda de </w:t>
      </w:r>
      <w:r w:rsidR="000D4597" w:rsidRPr="00E0393A">
        <w:t>tráfego. (</w:t>
      </w:r>
      <w:proofErr w:type="spellStart"/>
      <w:r w:rsidR="000D4597" w:rsidRPr="00E0393A">
        <w:rPr>
          <w:rFonts w:ascii="TimesNewRoman" w:hAnsi="TimesNewRoman" w:cs="TimesNewRoman"/>
        </w:rPr>
        <w:t>Junfang</w:t>
      </w:r>
      <w:proofErr w:type="spellEnd"/>
      <w:r w:rsidR="000D4597" w:rsidRPr="00E0393A">
        <w:rPr>
          <w:rFonts w:ascii="TimesNewRoman" w:hAnsi="TimesNewRoman" w:cs="TimesNewRoman"/>
        </w:rPr>
        <w:t xml:space="preserve"> Wang,2007</w:t>
      </w:r>
      <w:r w:rsidR="000D4597" w:rsidRPr="00E0393A">
        <w:t>).</w:t>
      </w:r>
    </w:p>
    <w:p w:rsidR="00367BE0" w:rsidRPr="00E0393A" w:rsidRDefault="000D4597" w:rsidP="0073739E">
      <w:pPr>
        <w:pStyle w:val="tex"/>
        <w:ind w:firstLine="708"/>
        <w:jc w:val="both"/>
      </w:pPr>
      <w:r w:rsidRPr="00E0393A">
        <w:t xml:space="preserve">Neste trabalho, a conectividade </w:t>
      </w:r>
      <w:r w:rsidR="00761C64">
        <w:t xml:space="preserve">entre os roteadores foi adequada mas a conectividade para o </w:t>
      </w:r>
      <w:proofErr w:type="spellStart"/>
      <w:r w:rsidR="00761C64">
        <w:t>backhaul</w:t>
      </w:r>
      <w:proofErr w:type="spellEnd"/>
      <w:r w:rsidRPr="00E0393A">
        <w:t xml:space="preserve"> não foi abordada. </w:t>
      </w:r>
    </w:p>
    <w:p w:rsidR="000D4597" w:rsidRPr="00E0393A" w:rsidRDefault="00005F39" w:rsidP="0073739E">
      <w:pPr>
        <w:pStyle w:val="tex"/>
        <w:ind w:firstLine="708"/>
        <w:jc w:val="both"/>
      </w:pPr>
      <w:r w:rsidRPr="00E0393A">
        <w:lastRenderedPageBreak/>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t>Considere uma planta onde todos os componentes estão localizad</w:t>
      </w:r>
      <w:r w:rsidR="00936FF9" w:rsidRPr="00E0393A">
        <w:t xml:space="preserve">os. Existe um conjunto de sensores e um conjunto de obstáculos. O problema </w:t>
      </w:r>
      <w:r w:rsidR="00034549">
        <w:t>caracterizado nesta abordagem</w:t>
      </w:r>
      <w:r w:rsidR="00936FF9" w:rsidRPr="00E0393A">
        <w:t xml:space="preserve">, </w:t>
      </w:r>
      <w:r w:rsidR="00034549">
        <w:t xml:space="preserve">é </w:t>
      </w:r>
      <w:r w:rsidR="00936FF9" w:rsidRPr="00E0393A">
        <w:t xml:space="preserve">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r w:rsidR="009F3984">
        <w:t xml:space="preserve"> Devem ser </w:t>
      </w:r>
      <w:r w:rsidR="009F3984" w:rsidRPr="00E0393A">
        <w:t>considera</w:t>
      </w:r>
      <w:r w:rsidR="009F3984">
        <w:t>das</w:t>
      </w:r>
      <w:r w:rsidR="009F3984" w:rsidRPr="00E0393A">
        <w:t xml:space="preserve"> as</w:t>
      </w:r>
      <w:r w:rsidR="009F3984">
        <w:t xml:space="preserve"> atenuações causadas por</w:t>
      </w:r>
      <w:r w:rsidR="009F3984" w:rsidRPr="00E0393A">
        <w:t xml:space="preserve"> barreiras</w:t>
      </w:r>
      <w:r w:rsidR="009F3984">
        <w:t>.</w:t>
      </w:r>
    </w:p>
    <w:p w:rsidR="00A04838" w:rsidRPr="00E0393A" w:rsidRDefault="00A04838" w:rsidP="00A04838">
      <w:pPr>
        <w:pStyle w:val="tex"/>
        <w:jc w:val="both"/>
      </w:pPr>
    </w:p>
    <w:p w:rsidR="00A04838" w:rsidRPr="00E0393A" w:rsidRDefault="009F3984" w:rsidP="00A0483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8" w:name="_Toc373139527"/>
      <w:r>
        <w:rPr>
          <w:rFonts w:ascii="Times New Roman" w:hAnsi="Times New Roman" w:cs="Times New Roman"/>
          <w:sz w:val="24"/>
          <w:szCs w:val="24"/>
        </w:rPr>
        <w:t>Premissas do Problema</w:t>
      </w:r>
      <w:bookmarkEnd w:id="18"/>
    </w:p>
    <w:p w:rsidR="009F3984" w:rsidRDefault="009F3984" w:rsidP="00A0483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Algumas das considerações </w:t>
      </w:r>
      <w:r w:rsidR="004D6FFD">
        <w:rPr>
          <w:rFonts w:ascii="Times New Roman" w:eastAsia="Times New Roman" w:hAnsi="Times New Roman" w:cs="Times New Roman"/>
          <w:color w:val="000000"/>
          <w:sz w:val="24"/>
          <w:szCs w:val="24"/>
        </w:rPr>
        <w:t xml:space="preserve">a seguir </w:t>
      </w:r>
      <w:r>
        <w:rPr>
          <w:rFonts w:ascii="Times New Roman" w:eastAsia="Times New Roman" w:hAnsi="Times New Roman" w:cs="Times New Roman"/>
          <w:color w:val="000000"/>
          <w:sz w:val="24"/>
          <w:szCs w:val="24"/>
        </w:rPr>
        <w:t>visam simplificar o problema para torná-lo mais facilmente tratável.</w:t>
      </w:r>
      <w:r w:rsidR="004D6FF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rsidR="00A04838" w:rsidRPr="00E0393A" w:rsidRDefault="009F3984" w:rsidP="00A0483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Foram consideradas as seguintes premissas:</w:t>
      </w:r>
    </w:p>
    <w:p w:rsidR="00A04838" w:rsidRPr="00E0393A" w:rsidRDefault="00A04838" w:rsidP="0027629B">
      <w:pPr>
        <w:pStyle w:val="tex"/>
        <w:ind w:firstLine="708"/>
        <w:jc w:val="both"/>
      </w:pPr>
      <w:r w:rsidRPr="00E0393A">
        <w:t xml:space="preserve">1 - </w:t>
      </w:r>
      <w:r w:rsidR="009F3984">
        <w:t>T</w:t>
      </w:r>
      <w:r w:rsidRPr="00E0393A">
        <w:t xml:space="preserve">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 xml:space="preserve">2 - </w:t>
      </w:r>
      <w:r w:rsidR="009F3984">
        <w:t>S</w:t>
      </w:r>
      <w:r w:rsidRPr="00E0393A">
        <w:t>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9F3984">
        <w:t>R</w:t>
      </w:r>
      <w:r w:rsidR="00A04838" w:rsidRPr="00E0393A">
        <w:t>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9F3984">
        <w:t>E</w:t>
      </w:r>
      <w:r w:rsidR="004031F9" w:rsidRPr="00E0393A">
        <w:t>xistem somente obstáculos retos</w:t>
      </w:r>
      <w:r w:rsidR="005F663A" w:rsidRPr="00E0393A">
        <w:t>.</w:t>
      </w:r>
    </w:p>
    <w:p w:rsidR="00A04838" w:rsidRPr="00E0393A" w:rsidRDefault="00FF7AF1" w:rsidP="0027629B">
      <w:pPr>
        <w:pStyle w:val="tex"/>
        <w:ind w:firstLine="708"/>
        <w:jc w:val="both"/>
      </w:pPr>
      <w:r w:rsidRPr="00E0393A">
        <w:t xml:space="preserve">5 </w:t>
      </w:r>
      <w:r w:rsidR="00A04838" w:rsidRPr="00E0393A">
        <w:t>-</w:t>
      </w:r>
      <w:r w:rsidRPr="00E0393A">
        <w:t xml:space="preserve"> </w:t>
      </w:r>
      <w:r w:rsidR="00A04838" w:rsidRPr="00E0393A">
        <w:t xml:space="preserve">Barreias causam atenuação constante e independe do </w:t>
      </w:r>
      <w:r w:rsidR="004D6FFD">
        <w:t>â</w:t>
      </w:r>
      <w:r w:rsidR="00A04838" w:rsidRPr="00E0393A">
        <w:t xml:space="preserve">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E0393A"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9" w:name="_Toc373139528"/>
      <w:r w:rsidRPr="00E0393A">
        <w:rPr>
          <w:rFonts w:ascii="Times New Roman" w:hAnsi="Times New Roman" w:cs="Times New Roman"/>
          <w:sz w:val="24"/>
          <w:szCs w:val="24"/>
        </w:rPr>
        <w:t>Complexidade</w:t>
      </w:r>
      <w:r w:rsidR="004D6FFD">
        <w:rPr>
          <w:rFonts w:ascii="Times New Roman" w:hAnsi="Times New Roman" w:cs="Times New Roman"/>
          <w:sz w:val="24"/>
          <w:szCs w:val="24"/>
        </w:rPr>
        <w:t xml:space="preserve"> do problema</w:t>
      </w:r>
      <w:bookmarkEnd w:id="19"/>
    </w:p>
    <w:p w:rsidR="001B2394" w:rsidRPr="00E0393A" w:rsidRDefault="001B2394" w:rsidP="001B2394">
      <w:pPr>
        <w:pStyle w:val="tex"/>
        <w:jc w:val="both"/>
      </w:pPr>
    </w:p>
    <w:p w:rsidR="00B500D3" w:rsidRPr="00E0393A" w:rsidRDefault="001B2394" w:rsidP="0073739E">
      <w:pPr>
        <w:pStyle w:val="tex"/>
        <w:ind w:firstLine="708"/>
        <w:jc w:val="both"/>
        <w:rPr>
          <w:rFonts w:eastAsiaTheme="minorEastAsia"/>
        </w:rPr>
      </w:pPr>
      <w:r w:rsidRPr="00E0393A">
        <w:t xml:space="preserve">Considere o problema de </w:t>
      </w:r>
      <w:proofErr w:type="gramStart"/>
      <w:r w:rsidRPr="00E0393A">
        <w:t xml:space="preserve">posicionar </w:t>
      </w:r>
      <m:oMath>
        <m:r>
          <w:rPr>
            <w:rFonts w:ascii="Cambria Math" w:hAnsi="Cambria Math"/>
          </w:rPr>
          <m:t>num_router</m:t>
        </m:r>
      </m:oMath>
      <w:r w:rsidR="00590E10" w:rsidRPr="00E0393A">
        <w:rPr>
          <w:rFonts w:eastAsiaTheme="minorEastAsia"/>
        </w:rPr>
        <w:t xml:space="preserve"> roteadores</w:t>
      </w:r>
      <w:proofErr w:type="gramEnd"/>
      <w:r w:rsidR="00590E10" w:rsidRPr="00E0393A">
        <w:rPr>
          <w:rFonts w:eastAsiaTheme="minorEastAsia"/>
        </w:rPr>
        <w:t xml:space="preserve">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w:t>
      </w:r>
      <w:proofErr w:type="gramStart"/>
      <w:r w:rsidR="00B500D3" w:rsidRPr="00E0393A">
        <w:rPr>
          <w:rFonts w:eastAsiaTheme="minorEastAsia"/>
        </w:rPr>
        <w:t xml:space="preserve">número </w:t>
      </w:r>
      <m:oMath>
        <m:r>
          <w:rPr>
            <w:rFonts w:ascii="Cambria Math" w:eastAsiaTheme="minorEastAsia" w:hAnsi="Cambria Math"/>
          </w:rPr>
          <m:t>N</m:t>
        </m:r>
      </m:oMath>
      <w:r w:rsidR="00B500D3" w:rsidRPr="00E0393A">
        <w:rPr>
          <w:rFonts w:eastAsiaTheme="minorEastAsia"/>
        </w:rPr>
        <w:t xml:space="preserve"> possível</w:t>
      </w:r>
      <w:proofErr w:type="gramEnd"/>
      <w:r w:rsidR="00B500D3" w:rsidRPr="00E0393A">
        <w:rPr>
          <w:rFonts w:eastAsiaTheme="minorEastAsia"/>
        </w:rPr>
        <w:t xml:space="preserve">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B500D3">
      <w:pPr>
        <w:pStyle w:val="tex"/>
        <w:jc w:val="both"/>
        <w:rPr>
          <w:rFonts w:eastAsiaTheme="minorEastAsia"/>
        </w:rPr>
      </w:pPr>
      <w:r w:rsidRPr="00E0393A">
        <w:rPr>
          <w:rFonts w:eastAsiaTheme="minorEastAsia"/>
        </w:rPr>
        <w:lastRenderedPageBreak/>
        <w:tab/>
        <w:t xml:space="preserve">Para exemplificar, considere uma planta </w:t>
      </w:r>
      <w:proofErr w:type="gramStart"/>
      <w:r w:rsidRPr="00E0393A">
        <w:rPr>
          <w:rFonts w:eastAsiaTheme="minorEastAsia"/>
        </w:rPr>
        <w:t xml:space="preserve">com </w:t>
      </w:r>
      <m:oMath>
        <m:r>
          <w:rPr>
            <w:rFonts w:ascii="Cambria Math" w:eastAsiaTheme="minorEastAsia" w:hAnsi="Cambria Math"/>
          </w:rPr>
          <m:t>k=100</m:t>
        </m:r>
      </m:oMath>
      <w:r w:rsidRPr="00E0393A">
        <w:rPr>
          <w:rFonts w:eastAsiaTheme="minorEastAsia"/>
        </w:rPr>
        <w:t xml:space="preserve"> na</w:t>
      </w:r>
      <w:proofErr w:type="gramEnd"/>
      <w:r w:rsidRPr="00E0393A">
        <w:rPr>
          <w:rFonts w:eastAsiaTheme="minorEastAsia"/>
        </w:rPr>
        <w:t xml:space="preserve"> qual se deseja colocar </w:t>
      </w:r>
      <w:r w:rsidR="004D6FFD">
        <w:rPr>
          <w:rFonts w:eastAsiaTheme="minorEastAsia"/>
        </w:rPr>
        <w:t xml:space="preserve"> até 10 roteadores.</w:t>
      </w:r>
      <w:r w:rsidR="005B5CBE" w:rsidRPr="00E0393A">
        <w:rPr>
          <w:rFonts w:eastAsiaTheme="minorEastAsia"/>
        </w:rPr>
        <w:t xml:space="preserve"> A </w:t>
      </w:r>
      <w:r w:rsidR="00D7335D" w:rsidRPr="00E0393A">
        <w:rPr>
          <w:rFonts w:eastAsiaTheme="minorEastAsia"/>
        </w:rPr>
        <w:fldChar w:fldCharType="begin"/>
      </w:r>
      <w:r w:rsidR="005B5CBE" w:rsidRPr="00E0393A">
        <w:rPr>
          <w:rFonts w:eastAsiaTheme="minorEastAsia"/>
        </w:rPr>
        <w:instrText xml:space="preserve"> REF _Ref372871029 </w:instrText>
      </w:r>
      <w:r w:rsidR="00D7335D" w:rsidRPr="00E0393A">
        <w:rPr>
          <w:rFonts w:eastAsiaTheme="minorEastAsia"/>
        </w:rPr>
        <w:fldChar w:fldCharType="separate"/>
      </w:r>
      <w:r w:rsidR="005B5CBE" w:rsidRPr="00E0393A">
        <w:t>Tabela 1</w:t>
      </w:r>
      <w:r w:rsidR="00D7335D" w:rsidRPr="00E0393A">
        <w:rPr>
          <w:rFonts w:eastAsiaTheme="minorEastAsia"/>
        </w:rPr>
        <w:fldChar w:fldCharType="end"/>
      </w:r>
      <w:r w:rsidR="00603288" w:rsidRPr="00E0393A">
        <w:rPr>
          <w:rFonts w:eastAsiaTheme="minorEastAsia"/>
        </w:rPr>
        <w:t xml:space="preserve"> contém os valores </w:t>
      </w:r>
      <w:proofErr w:type="gramStart"/>
      <w:r w:rsidR="00603288" w:rsidRPr="00E0393A">
        <w:rPr>
          <w:rFonts w:eastAsiaTheme="minorEastAsia"/>
        </w:rPr>
        <w:t xml:space="preserve">de </w:t>
      </w:r>
      <m:oMath>
        <m:r>
          <w:rPr>
            <w:rFonts w:ascii="Cambria Math" w:eastAsiaTheme="minorEastAsia" w:hAnsi="Cambria Math"/>
          </w:rPr>
          <m:t>N</m:t>
        </m:r>
      </m:oMath>
      <w:r w:rsidR="00603288" w:rsidRPr="00E0393A">
        <w:rPr>
          <w:rFonts w:eastAsiaTheme="minorEastAsia"/>
        </w:rPr>
        <w:t xml:space="preserve"> para</w:t>
      </w:r>
      <w:proofErr w:type="gramEnd"/>
      <w:r w:rsidR="00603288" w:rsidRPr="00E0393A">
        <w:rPr>
          <w:rFonts w:eastAsiaTheme="minorEastAsia"/>
        </w:rPr>
        <w:t xml:space="preserve"> o </w:t>
      </w:r>
      <w:r w:rsidR="005B5CBE" w:rsidRPr="00E0393A">
        <w:rPr>
          <w:rFonts w:eastAsiaTheme="minorEastAsia"/>
        </w:rPr>
        <w:t>número</w:t>
      </w:r>
      <w:r w:rsidR="00603288" w:rsidRPr="00E0393A">
        <w:rPr>
          <w:rFonts w:eastAsiaTheme="minorEastAsia"/>
        </w:rPr>
        <w:t xml:space="preserve"> de posicionamentos possíveis</w:t>
      </w:r>
      <w:r w:rsidR="004D6FFD">
        <w:rPr>
          <w:rFonts w:eastAsiaTheme="minorEastAsia"/>
        </w:rPr>
        <w:t xml:space="preserve"> variando</w:t>
      </w:r>
      <w:r w:rsidR="00164476">
        <w:rPr>
          <w:rFonts w:eastAsiaTheme="minorEastAsia"/>
        </w:rPr>
        <w:t>-se</w:t>
      </w:r>
      <w:r w:rsidR="004D6FFD">
        <w:rPr>
          <w:rFonts w:eastAsiaTheme="minorEastAsia"/>
        </w:rPr>
        <w:t xml:space="preserve"> </w:t>
      </w:r>
      <m:oMath>
        <m:r>
          <w:rPr>
            <w:rFonts w:ascii="Cambria Math" w:eastAsiaTheme="minorEastAsia" w:hAnsi="Cambria Math"/>
          </w:rPr>
          <m:t>num</m:t>
        </m:r>
        <m:r>
          <w:rPr>
            <w:rFonts w:ascii="Cambria Math" w:eastAsiaTheme="minorEastAsia" w:hAnsi="Cambria Math"/>
          </w:rPr>
          <m:t>_router</m:t>
        </m:r>
      </m:oMath>
      <w:r w:rsidR="00603288" w:rsidRPr="00E0393A">
        <w:rPr>
          <w:rFonts w:eastAsiaTheme="minorEastAsia"/>
        </w:rPr>
        <w:t>.</w:t>
      </w:r>
    </w:p>
    <w:p w:rsidR="00603288" w:rsidRPr="00E0393A" w:rsidRDefault="00603288" w:rsidP="00B500D3">
      <w:pPr>
        <w:pStyle w:val="tex"/>
        <w:jc w:val="both"/>
        <w:rPr>
          <w:rFonts w:eastAsiaTheme="minorEastAsia"/>
        </w:rPr>
      </w:pP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1B2394" w:rsidRPr="00E0393A" w:rsidRDefault="00B500D3" w:rsidP="00B500D3">
      <w:pPr>
        <w:pStyle w:val="tex"/>
        <w:jc w:val="center"/>
      </w:pPr>
      <w:bookmarkStart w:id="20" w:name="_Ref372871029"/>
      <w:r w:rsidRPr="00E0393A">
        <w:t xml:space="preserve">Tabela </w:t>
      </w:r>
      <w:r w:rsidR="00D7335D" w:rsidRPr="00E0393A">
        <w:fldChar w:fldCharType="begin"/>
      </w:r>
      <w:r w:rsidRPr="00E0393A">
        <w:instrText xml:space="preserve"> SEQ Tabela \* ARABIC </w:instrText>
      </w:r>
      <w:r w:rsidR="00D7335D" w:rsidRPr="00E0393A">
        <w:fldChar w:fldCharType="separate"/>
      </w:r>
      <w:r w:rsidRPr="00E0393A">
        <w:t>1</w:t>
      </w:r>
      <w:r w:rsidR="00D7335D" w:rsidRPr="00E0393A">
        <w:fldChar w:fldCharType="end"/>
      </w:r>
      <w:bookmarkEnd w:id="20"/>
      <w:r w:rsidRPr="00E0393A">
        <w:t xml:space="preserve"> – Numero de posicionamentos possíveis.</w:t>
      </w:r>
    </w:p>
    <w:p w:rsidR="001B2394" w:rsidRPr="00E0393A" w:rsidRDefault="00AE3922" w:rsidP="00AE3922">
      <w:pPr>
        <w:pStyle w:val="tex"/>
        <w:jc w:val="both"/>
      </w:pPr>
      <w:r w:rsidRPr="00E0393A">
        <w:tab/>
        <w:t>A alta complexidade motiva-nos a encontrar uma abordagem eficaz para o posicionamento de roteadores.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w:t>
      </w:r>
      <w:r w:rsidRPr="00E0393A">
        <w:t>).</w:t>
      </w:r>
      <w:r w:rsidRPr="00E0393A">
        <w:tab/>
      </w:r>
    </w:p>
    <w:p w:rsidR="009B5215" w:rsidRPr="00E0393A" w:rsidRDefault="002B6986" w:rsidP="001962EA">
      <w:pPr>
        <w:pStyle w:val="tex"/>
        <w:ind w:firstLine="708"/>
        <w:jc w:val="both"/>
      </w:pPr>
      <w:r w:rsidRPr="00E0393A">
        <w:t>O cruzamento das restrições de posições com os objetivos de cobertura e conectividade leva a criação de um problema de otimização NP-</w:t>
      </w:r>
      <w:r w:rsidR="00C23196" w:rsidRPr="00E0393A">
        <w:t>Difícil</w:t>
      </w:r>
      <w:ins w:id="21" w:author="ceciliaccesar" w:date="2013-11-25T10:32:00Z">
        <w:r w:rsidR="004D6FFD">
          <w:t xml:space="preserve"> (CITAÇÃO)</w:t>
        </w:r>
      </w:ins>
      <w:r w:rsidRPr="00E0393A">
        <w:t>.</w:t>
      </w:r>
    </w:p>
    <w:p w:rsidR="00A73293" w:rsidRPr="00E0393A" w:rsidRDefault="000E593F" w:rsidP="00D52E7A">
      <w:pPr>
        <w:pStyle w:val="tex"/>
        <w:ind w:firstLine="708"/>
        <w:jc w:val="both"/>
      </w:pPr>
      <w:r w:rsidRPr="00E0393A">
        <w:t xml:space="preserve">No caso deste trabalho, iremos utilizar o algoritmo genético. Este tipo de algoritmo pertence à classe dos algoritmos de busca randômicos guiados (Fatos </w:t>
      </w:r>
      <w:proofErr w:type="spellStart"/>
      <w:r w:rsidRPr="00E0393A">
        <w:t>Xhafa</w:t>
      </w:r>
      <w:proofErr w:type="spellEnd"/>
      <w:r w:rsidRPr="00E0393A">
        <w:t>, 2010).</w:t>
      </w:r>
    </w:p>
    <w:p w:rsidR="00B60F3F" w:rsidRPr="00E0393A" w:rsidRDefault="00B60F3F" w:rsidP="00B4026C">
      <w:pPr>
        <w:pStyle w:val="tex"/>
        <w:jc w:val="both"/>
      </w:pPr>
    </w:p>
    <w:p w:rsidR="00B60F3F" w:rsidRPr="00E0393A"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2" w:name="_Toc373139529"/>
      <w:r w:rsidRPr="00E0393A">
        <w:rPr>
          <w:rFonts w:ascii="Times New Roman" w:hAnsi="Times New Roman" w:cs="Times New Roman"/>
          <w:sz w:val="24"/>
          <w:szCs w:val="24"/>
        </w:rPr>
        <w:t xml:space="preserve">Método </w:t>
      </w:r>
      <w:r w:rsidR="00D36C79">
        <w:rPr>
          <w:rFonts w:ascii="Times New Roman" w:hAnsi="Times New Roman" w:cs="Times New Roman"/>
          <w:sz w:val="24"/>
          <w:szCs w:val="24"/>
        </w:rPr>
        <w:t xml:space="preserve">empregado </w:t>
      </w:r>
      <w:bookmarkEnd w:id="22"/>
    </w:p>
    <w:p w:rsidR="00B60F3F" w:rsidRPr="00E0393A" w:rsidRDefault="00B60F3F" w:rsidP="001E0D82">
      <w:pPr>
        <w:pStyle w:val="tex"/>
        <w:ind w:firstLine="708"/>
        <w:jc w:val="both"/>
      </w:pPr>
    </w:p>
    <w:p w:rsidR="00B60F3F" w:rsidRPr="00E0393A" w:rsidRDefault="00D36C79"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B60F3F" w:rsidRPr="00E0393A">
        <w:rPr>
          <w:rFonts w:ascii="Times New Roman" w:hAnsi="Times New Roman" w:cs="Times New Roman"/>
          <w:sz w:val="24"/>
          <w:szCs w:val="24"/>
        </w:rPr>
        <w:t xml:space="preserve"> aplicação em computador, pelo uso de um </w:t>
      </w:r>
      <w:r w:rsidR="00887760">
        <w:rPr>
          <w:rFonts w:ascii="Times New Roman" w:hAnsi="Times New Roman" w:cs="Times New Roman"/>
          <w:sz w:val="24"/>
          <w:szCs w:val="24"/>
        </w:rPr>
        <w:t>A</w:t>
      </w:r>
      <w:r w:rsidR="00B60F3F" w:rsidRPr="00E0393A">
        <w:rPr>
          <w:rFonts w:ascii="Times New Roman" w:hAnsi="Times New Roman" w:cs="Times New Roman"/>
          <w:sz w:val="24"/>
          <w:szCs w:val="24"/>
        </w:rPr>
        <w:t xml:space="preserve">lgoritmo </w:t>
      </w:r>
      <w:r w:rsidR="00887760">
        <w:rPr>
          <w:rFonts w:ascii="Times New Roman" w:hAnsi="Times New Roman" w:cs="Times New Roman"/>
          <w:sz w:val="24"/>
          <w:szCs w:val="24"/>
        </w:rPr>
        <w:t>G</w:t>
      </w:r>
      <w:r w:rsidR="00B60F3F" w:rsidRPr="00E0393A">
        <w:rPr>
          <w:rFonts w:ascii="Times New Roman" w:hAnsi="Times New Roman" w:cs="Times New Roman"/>
          <w:sz w:val="24"/>
          <w:szCs w:val="24"/>
        </w:rPr>
        <w:t>enético em uma planta entrada pelo usuário, calcula o menor número de roteadores necessários para cobrir todos os pontos entrados</w:t>
      </w:r>
      <w:r>
        <w:rPr>
          <w:rFonts w:ascii="Times New Roman" w:hAnsi="Times New Roman" w:cs="Times New Roman"/>
          <w:sz w:val="24"/>
          <w:szCs w:val="24"/>
        </w:rPr>
        <w:t xml:space="preserve"> e emite a posição sugerida para os roteadores</w:t>
      </w:r>
      <w:r w:rsidR="00B60F3F" w:rsidRPr="00E0393A">
        <w:rPr>
          <w:rFonts w:ascii="Times New Roman" w:hAnsi="Times New Roman" w:cs="Times New Roman"/>
          <w:sz w:val="24"/>
          <w:szCs w:val="24"/>
        </w:rPr>
        <w:t xml:space="preserve">. O programa vai, iterativamente, adicionando mais roteadores, se necessário, até que </w:t>
      </w:r>
      <w:r w:rsidR="004D6FFD">
        <w:rPr>
          <w:rFonts w:ascii="Times New Roman" w:hAnsi="Times New Roman" w:cs="Times New Roman"/>
          <w:sz w:val="24"/>
          <w:szCs w:val="24"/>
        </w:rPr>
        <w:t>todos os roteadores estejam conectados</w:t>
      </w:r>
      <w:r w:rsidR="00B60F3F" w:rsidRPr="00E0393A">
        <w:rPr>
          <w:rFonts w:ascii="Times New Roman" w:hAnsi="Times New Roman" w:cs="Times New Roman"/>
          <w:sz w:val="24"/>
          <w:szCs w:val="24"/>
        </w:rPr>
        <w:t xml:space="preserve"> tenha o tamanho igual ao número de roteadores posicionados. Em Algoritmos Genéticos, a função de aptidão é responsável por traduzir as características desejadas. Esta função é apresentada mais detalhadamente na Seção</w:t>
      </w:r>
      <w:del w:id="23" w:author="ceciliaccesar" w:date="2013-11-25T10:34:00Z">
        <w:r w:rsidR="00B60F3F" w:rsidRPr="00E0393A" w:rsidDel="004D6FFD">
          <w:rPr>
            <w:rFonts w:ascii="Times New Roman" w:hAnsi="Times New Roman" w:cs="Times New Roman"/>
            <w:sz w:val="24"/>
            <w:szCs w:val="24"/>
          </w:rPr>
          <w:delText xml:space="preserve"> 3.4</w:delText>
        </w:r>
      </w:del>
      <w:r w:rsidR="00B60F3F" w:rsidRPr="00E0393A">
        <w:rPr>
          <w:rFonts w:ascii="Times New Roman" w:hAnsi="Times New Roman" w:cs="Times New Roman"/>
          <w:sz w:val="24"/>
          <w:szCs w:val="24"/>
        </w:rPr>
        <w:t>.</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lastRenderedPageBreak/>
        <w:t>Os dados serão entrados por meio de uma interface gráfica que possibilite o acesso intuitivo e simples à ferramenta de criação de cenário. Ademais, o programa fornecerá gráficos da dinâmica de atenuação</w:t>
      </w:r>
      <w:r w:rsidR="00D36C79">
        <w:rPr>
          <w:rFonts w:ascii="Times New Roman" w:hAnsi="Times New Roman" w:cs="Times New Roman"/>
          <w:sz w:val="24"/>
          <w:szCs w:val="24"/>
        </w:rPr>
        <w:t xml:space="preserve"> do sinal</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da conectividade</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 xml:space="preserve">da </w:t>
      </w:r>
      <w:r w:rsidRPr="00E0393A">
        <w:rPr>
          <w:rFonts w:ascii="Times New Roman" w:hAnsi="Times New Roman" w:cs="Times New Roman"/>
          <w:sz w:val="24"/>
          <w:szCs w:val="24"/>
        </w:rPr>
        <w:t>cobertura dos pontos e gráfico histórico dos valores de aptidão do melhor indivíduo de uma dada geração e a média.</w:t>
      </w:r>
      <w:r w:rsidR="00C151D8" w:rsidRPr="00E0393A">
        <w:rPr>
          <w:rFonts w:ascii="Times New Roman" w:hAnsi="Times New Roman" w:cs="Times New Roman"/>
          <w:sz w:val="24"/>
          <w:szCs w:val="24"/>
        </w:rPr>
        <w:t xml:space="preserve"> Estes elementos servirão de apoio à validação da solução.</w:t>
      </w:r>
    </w:p>
    <w:p w:rsidR="001B064D" w:rsidRPr="00E0393A" w:rsidRDefault="001B064D" w:rsidP="00293FFA">
      <w:pPr>
        <w:pStyle w:val="tex"/>
        <w:jc w:val="both"/>
      </w:pPr>
    </w:p>
    <w:p w:rsidR="00F66B06" w:rsidRPr="00E0393A" w:rsidRDefault="00D36C79"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24" w:name="_Toc373139530"/>
      <w:r>
        <w:rPr>
          <w:rFonts w:ascii="Times New Roman" w:hAnsi="Times New Roman" w:cs="Times New Roman"/>
          <w:b/>
          <w:sz w:val="28"/>
          <w:szCs w:val="28"/>
        </w:rPr>
        <w:t xml:space="preserve">O </w:t>
      </w:r>
      <w:r w:rsidR="00F66B06" w:rsidRPr="00E0393A">
        <w:rPr>
          <w:rFonts w:ascii="Times New Roman" w:hAnsi="Times New Roman" w:cs="Times New Roman"/>
          <w:b/>
          <w:sz w:val="28"/>
          <w:szCs w:val="28"/>
        </w:rPr>
        <w:t>Algoritmo Genético</w:t>
      </w:r>
      <w:bookmarkEnd w:id="24"/>
    </w:p>
    <w:p w:rsidR="00F66B06" w:rsidRPr="00E0393A" w:rsidRDefault="00F66B06" w:rsidP="00293FFA">
      <w:pPr>
        <w:spacing w:line="360" w:lineRule="auto"/>
        <w:rPr>
          <w:rFonts w:ascii="Times New Roman" w:hAnsi="Times New Roman" w:cs="Times New Roman"/>
          <w:sz w:val="24"/>
          <w:szCs w:val="24"/>
        </w:rPr>
      </w:pPr>
    </w:p>
    <w:p w:rsidR="00D36C79" w:rsidRDefault="00D36C79" w:rsidP="001E0D82">
      <w:pPr>
        <w:pStyle w:val="tex"/>
        <w:ind w:firstLine="708"/>
        <w:jc w:val="both"/>
      </w:pPr>
      <w:r>
        <w:t xml:space="preserve">Neste capítulo serão apresentados todos os aspectos que compõe a solução. </w:t>
      </w:r>
    </w:p>
    <w:p w:rsidR="00D36C79" w:rsidRDefault="00D36C79" w:rsidP="001E0D82">
      <w:pPr>
        <w:pStyle w:val="tex"/>
        <w:ind w:firstLine="708"/>
        <w:jc w:val="both"/>
      </w:pPr>
      <w:r>
        <w:t xml:space="preserve">Primeiramente, uma breve introdução sobre algoritmos genéticos, a seguir </w:t>
      </w:r>
      <w:r w:rsidR="009A014D">
        <w:t>a modelagem do problema seguida d</w:t>
      </w:r>
      <w:r>
        <w:t>as definições e</w:t>
      </w:r>
      <w:r w:rsidR="009A014D">
        <w:t>mpregadas: foi feito um estudo sobre cada elemento do algoritmo genético clássico adequando-os ao nosso problema.</w:t>
      </w:r>
    </w:p>
    <w:p w:rsidR="00C056FC" w:rsidRPr="00E0393A" w:rsidRDefault="00C056FC" w:rsidP="001E0D82">
      <w:pPr>
        <w:pStyle w:val="tex"/>
        <w:ind w:firstLine="708"/>
        <w:jc w:val="both"/>
      </w:pPr>
    </w:p>
    <w:p w:rsidR="00C056FC" w:rsidRPr="00E0393A" w:rsidRDefault="00C056FC" w:rsidP="001E0D82">
      <w:pPr>
        <w:pStyle w:val="tex"/>
        <w:ind w:firstLine="708"/>
        <w:jc w:val="both"/>
      </w:pPr>
    </w:p>
    <w:p w:rsidR="00C056FC" w:rsidRPr="00E0393A" w:rsidRDefault="00C056FC" w:rsidP="001E0D82">
      <w:pPr>
        <w:pStyle w:val="tex"/>
        <w:ind w:firstLine="708"/>
        <w:jc w:val="both"/>
      </w:pPr>
    </w:p>
    <w:p w:rsidR="00C056FC" w:rsidRPr="00E0393A"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5" w:name="_Toc373139531"/>
      <w:r w:rsidRPr="00E0393A">
        <w:rPr>
          <w:rFonts w:ascii="Times New Roman" w:hAnsi="Times New Roman" w:cs="Times New Roman"/>
          <w:sz w:val="24"/>
          <w:szCs w:val="24"/>
        </w:rPr>
        <w:t>Definiç</w:t>
      </w:r>
      <w:r w:rsidR="00304905" w:rsidRPr="00E0393A">
        <w:rPr>
          <w:rFonts w:ascii="Times New Roman" w:hAnsi="Times New Roman" w:cs="Times New Roman"/>
          <w:sz w:val="24"/>
          <w:szCs w:val="24"/>
        </w:rPr>
        <w:t>ões Gerais, Considerações e</w:t>
      </w:r>
      <w:r w:rsidRPr="00E0393A">
        <w:rPr>
          <w:rFonts w:ascii="Times New Roman" w:hAnsi="Times New Roman" w:cs="Times New Roman"/>
          <w:sz w:val="24"/>
          <w:szCs w:val="24"/>
        </w:rPr>
        <w:t xml:space="preserve"> nomenclatura</w:t>
      </w:r>
      <w:bookmarkEnd w:id="25"/>
    </w:p>
    <w:p w:rsidR="00C056FC" w:rsidRDefault="009A014D" w:rsidP="001E0D82">
      <w:pPr>
        <w:pStyle w:val="tex"/>
        <w:ind w:firstLine="708"/>
        <w:jc w:val="both"/>
        <w:rPr>
          <w:ins w:id="26" w:author="Gabriel Secco" w:date="2013-11-25T22:12:00Z"/>
        </w:rPr>
      </w:pPr>
      <w:ins w:id="27" w:author="ceciliaccesar" w:date="2013-11-25T10:54:00Z">
        <w:del w:id="28" w:author="Gabriel Secco" w:date="2013-11-25T22:12:00Z">
          <w:r w:rsidDel="007E15FA">
            <w:delText xml:space="preserve"> </w:delText>
          </w:r>
        </w:del>
      </w:ins>
    </w:p>
    <w:p w:rsidR="007E15FA" w:rsidRPr="00E0393A" w:rsidRDefault="007E15FA" w:rsidP="007E15FA">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7E15FA" w:rsidRPr="00E0393A" w:rsidRDefault="007E15FA" w:rsidP="007E15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7E15FA" w:rsidRPr="00E0393A" w:rsidRDefault="007E15FA" w:rsidP="007E15FA">
      <w:pPr>
        <w:pStyle w:val="tex"/>
        <w:ind w:firstLine="708"/>
        <w:jc w:val="both"/>
      </w:pPr>
      <w:r>
        <w:t>T</w:t>
      </w:r>
      <w:r w:rsidRPr="00E0393A">
        <w:t>écnicas de computação evolucionária operam sobre uma população de candidatos em paralelo. Assim, elas podem fazer a busca em diferentes áreas do espaço de solução, alocando um número de membros apropriado para a busca em várias regiões.</w:t>
      </w:r>
    </w:p>
    <w:p w:rsidR="007E15FA" w:rsidRPr="00E0393A" w:rsidRDefault="007E15FA" w:rsidP="007E15FA">
      <w:pPr>
        <w:pStyle w:val="tex"/>
        <w:ind w:firstLine="708"/>
        <w:jc w:val="both"/>
      </w:pPr>
      <w:r w:rsidRPr="00E0393A">
        <w:lastRenderedPageBreak/>
        <w:t>Além de ser uma estratégia de gerar-e-testar muito elegante, por serem baseados na evolução biológica, são capazes de identificar e explorar fatores ambientais e convergir para soluções ótimas, ou aproximadamente ótimas em níveis globais. Embora possam parecer simplistas do ponto de vista biológico, estes algoritmos são suficientemente complexos para fornecer mecanismos de busca adaptativo poderosos e robustos.</w:t>
      </w:r>
    </w:p>
    <w:p w:rsidR="007E15FA" w:rsidRPr="00E0393A" w:rsidRDefault="007E15FA" w:rsidP="001E0D82">
      <w:pPr>
        <w:pStyle w:val="tex"/>
        <w:ind w:firstLine="708"/>
        <w:jc w:val="both"/>
      </w:pPr>
    </w:p>
    <w:p w:rsidR="008E5FFA" w:rsidRPr="00E0393A" w:rsidRDefault="008E5FFA" w:rsidP="008E5FFA">
      <w:pPr>
        <w:pStyle w:val="tex"/>
        <w:jc w:val="both"/>
      </w:pPr>
    </w:p>
    <w:p w:rsidR="00C056FC" w:rsidRPr="00E0393A" w:rsidRDefault="009A014D" w:rsidP="001E0D82">
      <w:pPr>
        <w:pStyle w:val="tex"/>
        <w:ind w:firstLine="708"/>
        <w:jc w:val="both"/>
      </w:pPr>
      <w:r>
        <w:t>O</w:t>
      </w:r>
      <w:r w:rsidR="00C056FC" w:rsidRPr="00E0393A">
        <w:t>s elementos do AG implementado e suas respectivas definições</w:t>
      </w:r>
      <w:r>
        <w:t xml:space="preserve"> são</w:t>
      </w:r>
      <w:r w:rsidR="00C056FC" w:rsidRPr="00E0393A">
        <w:t>:</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w:t>
      </w:r>
      <w:proofErr w:type="gramStart"/>
      <w:r w:rsidR="0047102B" w:rsidRPr="00E0393A">
        <w:t xml:space="preserve">probabilidade </w:t>
      </w:r>
      <m:oMath>
        <m:r>
          <w:rPr>
            <w:rFonts w:ascii="Cambria Math" w:hAnsi="Cambria Math"/>
          </w:rPr>
          <m:t>p</m:t>
        </m:r>
      </m:oMath>
      <w:r w:rsidR="0047102B" w:rsidRPr="00E0393A">
        <w:rPr>
          <w:rFonts w:eastAsiaTheme="minorEastAsia"/>
        </w:rPr>
        <w:t xml:space="preserve"> de</w:t>
      </w:r>
      <w:proofErr w:type="gramEnd"/>
      <w:r w:rsidR="0047102B" w:rsidRPr="00E0393A">
        <w:rPr>
          <w:rFonts w:eastAsiaTheme="minorEastAsia"/>
        </w:rPr>
        <w:t xml:space="preserve"> ser modificado</w:t>
      </w:r>
      <w:r w:rsidR="006F25DE">
        <w:rPr>
          <w:rFonts w:eastAsiaTheme="minorEastAsia"/>
        </w:rPr>
        <w:t>.</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E0393A"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9" w:name="_Toc373139534"/>
      <w:r w:rsidRPr="00E0393A">
        <w:rPr>
          <w:rFonts w:ascii="Times New Roman" w:hAnsi="Times New Roman" w:cs="Times New Roman"/>
          <w:sz w:val="24"/>
          <w:szCs w:val="24"/>
        </w:rPr>
        <w:t>Modelagem</w:t>
      </w:r>
      <w:bookmarkEnd w:id="29"/>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desse modo 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w:t>
      </w:r>
      <w:proofErr w:type="gramStart"/>
      <w:r w:rsidRPr="00E0393A">
        <w:t xml:space="preserve">ordenado </w:t>
      </w:r>
      <m:oMath>
        <m:r>
          <w:rPr>
            <w:rFonts w:ascii="Cambria Math" w:hAnsi="Cambria Math"/>
          </w:rPr>
          <m:t>(x,y)</m:t>
        </m:r>
      </m:oMath>
      <w:r w:rsidRPr="00E0393A">
        <w:t>,</w:t>
      </w:r>
      <w:proofErr w:type="gramEnd"/>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w:t>
      </w:r>
      <w:proofErr w:type="spellStart"/>
      <w:r w:rsidRPr="00E0393A">
        <w:t>ros</w:t>
      </w:r>
      <w:proofErr w:type="spellEnd"/>
      <w:r w:rsidRPr="00E0393A">
        <w:t xml:space="preserve"> de </w:t>
      </w:r>
      <m:oMath>
        <m:r>
          <w:rPr>
            <w:rFonts w:ascii="Cambria Math" w:hAnsi="Cambria Math"/>
          </w:rPr>
          <m:t>grain</m:t>
        </m:r>
      </m:oMath>
      <w:r w:rsidRPr="00E0393A">
        <w:t xml:space="preserve"> bits.</w:t>
      </w:r>
    </w:p>
    <w:p w:rsidR="005F10FB" w:rsidRPr="00E0393A" w:rsidRDefault="005F10FB" w:rsidP="005F10FB">
      <w:pPr>
        <w:pStyle w:val="tex"/>
        <w:ind w:firstLine="708"/>
        <w:jc w:val="both"/>
      </w:pPr>
      <w:r>
        <w:t>O</w:t>
      </w:r>
      <w:r w:rsidRPr="00E0393A">
        <w:t>s elementos da modelagem realizada e suas respectivas definições</w:t>
      </w:r>
      <w:r>
        <w:t xml:space="preserve"> são</w:t>
      </w:r>
      <w:r w:rsidRPr="00E0393A">
        <w:t>:</w:t>
      </w:r>
    </w:p>
    <w:p w:rsidR="005F10FB" w:rsidRPr="00E0393A" w:rsidRDefault="005F10FB" w:rsidP="005F10FB">
      <w:pPr>
        <w:pStyle w:val="tex"/>
        <w:ind w:firstLine="708"/>
        <w:jc w:val="both"/>
      </w:pPr>
      <w:r w:rsidRPr="00E0393A">
        <w:t xml:space="preserve">1 </w:t>
      </w:r>
      <w:proofErr w:type="gramStart"/>
      <w:r w:rsidRPr="00E0393A">
        <w:t xml:space="preserve">– </w:t>
      </w:r>
      <m:oMath>
        <m:r>
          <w:rPr>
            <w:rFonts w:ascii="Cambria Math" w:hAnsi="Cambria Math"/>
          </w:rPr>
          <m:t>grain</m:t>
        </m:r>
      </m:oMath>
      <w:r w:rsidRPr="00E0393A">
        <w:t>:</w:t>
      </w:r>
      <w:proofErr w:type="gramEnd"/>
      <w:r w:rsidRPr="00E0393A">
        <w:t xml:space="preserve"> número de bits da representação binaria de todas as entidades envolvidas. </w:t>
      </w:r>
    </w:p>
    <w:p w:rsidR="005F10FB" w:rsidRPr="00E0393A" w:rsidRDefault="005F10FB" w:rsidP="005F10FB">
      <w:pPr>
        <w:pStyle w:val="tex"/>
        <w:ind w:firstLine="708"/>
        <w:jc w:val="both"/>
      </w:pPr>
      <w:r w:rsidRPr="00E0393A">
        <w:lastRenderedPageBreak/>
        <w:t xml:space="preserve">2 – Planta: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E0393A">
        <w:rPr>
          <w:rFonts w:eastAsiaTheme="minorEastAsia"/>
        </w:rPr>
        <w:t xml:space="preserve"> onde</w:t>
      </w:r>
      <w:proofErr w:type="gramEnd"/>
      <w:r w:rsidRPr="00E0393A">
        <w:rPr>
          <w:rFonts w:eastAsiaTheme="minorEastAsia"/>
        </w:rPr>
        <w:t xml:space="preserve"> todos os elementos estão inseridos.</w:t>
      </w:r>
    </w:p>
    <w:p w:rsidR="005F10FB" w:rsidRPr="00E0393A" w:rsidRDefault="005F10FB" w:rsidP="005F10FB">
      <w:pPr>
        <w:pStyle w:val="tex"/>
        <w:ind w:firstLine="708"/>
        <w:jc w:val="both"/>
      </w:pPr>
      <w:r w:rsidRPr="00E0393A">
        <w:t>3 – Sensor: Elemento de rede presente na planta. Localização denotada por um ‘*’ vermelho.</w:t>
      </w:r>
    </w:p>
    <w:p w:rsidR="005F10FB" w:rsidRPr="00E0393A" w:rsidRDefault="005F10FB" w:rsidP="005F10FB">
      <w:pPr>
        <w:pStyle w:val="tex"/>
        <w:ind w:firstLine="708"/>
        <w:jc w:val="both"/>
      </w:pPr>
      <w:r w:rsidRPr="00E0393A">
        <w:t xml:space="preserve">4 – Roteador: Elemento de rede presente na planta. Localização denotado por um ‘+’ azul. </w:t>
      </w:r>
    </w:p>
    <w:p w:rsidR="005F10FB" w:rsidRPr="00E0393A" w:rsidRDefault="005F10FB" w:rsidP="005F10FB">
      <w:pPr>
        <w:pStyle w:val="tex"/>
        <w:ind w:firstLine="708"/>
        <w:jc w:val="both"/>
      </w:pPr>
      <w:r w:rsidRPr="00E0393A">
        <w:t>5 – Obstáculo:  representados por segmentos de reta na planta. Pretos na planta de entrada e verdes na planta de visualização da resposta.</w:t>
      </w:r>
    </w:p>
    <w:p w:rsidR="005F10FB" w:rsidRPr="00E0393A" w:rsidRDefault="005F10FB" w:rsidP="005F10FB">
      <w:pPr>
        <w:pStyle w:val="tex"/>
        <w:ind w:firstLine="708"/>
        <w:jc w:val="both"/>
      </w:pPr>
      <w:r w:rsidRPr="00E0393A">
        <w:t xml:space="preserve">6 </w:t>
      </w:r>
      <w:proofErr w:type="gramStart"/>
      <w:r w:rsidRPr="00E0393A">
        <w:t xml:space="preserve">– </w:t>
      </w:r>
      <m:oMath>
        <m:r>
          <w:rPr>
            <w:rFonts w:ascii="Cambria Math" w:hAnsi="Cambria Math"/>
          </w:rPr>
          <m:t>range</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 e sensor.</w:t>
      </w:r>
    </w:p>
    <w:p w:rsidR="005F10FB" w:rsidRPr="00E0393A" w:rsidRDefault="005F10FB" w:rsidP="005F10FB">
      <w:pPr>
        <w:pStyle w:val="tex"/>
        <w:ind w:firstLine="708"/>
        <w:jc w:val="both"/>
      </w:pPr>
      <w:r w:rsidRPr="00E0393A">
        <w:t xml:space="preserve">7 </w:t>
      </w:r>
      <w:proofErr w:type="gramStart"/>
      <w:r w:rsidRPr="00E0393A">
        <w:t xml:space="preserve">- </w:t>
      </w:r>
      <m:oMath>
        <m:r>
          <w:rPr>
            <w:rFonts w:ascii="Cambria Math" w:hAnsi="Cambria Math"/>
          </w:rPr>
          <m:t>range_router</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roteadores.</w:t>
      </w:r>
    </w:p>
    <w:p w:rsidR="005F10FB" w:rsidRPr="00E0393A" w:rsidRDefault="005F10FB" w:rsidP="005F10FB">
      <w:pPr>
        <w:pStyle w:val="tex"/>
        <w:ind w:firstLine="708"/>
        <w:jc w:val="both"/>
      </w:pPr>
      <w:r w:rsidRPr="00E0393A">
        <w:t xml:space="preserve">8 </w:t>
      </w:r>
      <w:proofErr w:type="gramStart"/>
      <w:r w:rsidRPr="00E0393A">
        <w:t xml:space="preserve">- </w:t>
      </w:r>
      <m:oMath>
        <m:r>
          <w:rPr>
            <w:rFonts w:ascii="Cambria Math" w:hAnsi="Cambria Math"/>
          </w:rPr>
          <m:t>alpha</m:t>
        </m:r>
      </m:oMath>
      <w:r w:rsidRPr="00E0393A">
        <w:rPr>
          <w:rFonts w:eastAsiaTheme="minorEastAsia"/>
        </w:rPr>
        <w:t>:</w:t>
      </w:r>
      <w:proofErr w:type="gramEnd"/>
      <w:r w:rsidRPr="00E0393A">
        <w:rPr>
          <w:rFonts w:eastAsiaTheme="minorEastAsia"/>
        </w:rPr>
        <w:t xml:space="preserve"> Coeficiente de atenuação de sinal respectivo a um obstáculo.</w:t>
      </w:r>
    </w:p>
    <w:p w:rsidR="005F10FB" w:rsidRPr="00E0393A" w:rsidRDefault="005F10FB" w:rsidP="0056378A">
      <w:pPr>
        <w:spacing w:after="0" w:line="360" w:lineRule="auto"/>
        <w:ind w:firstLine="708"/>
        <w:jc w:val="both"/>
        <w:rPr>
          <w:rFonts w:ascii="Times New Roman" w:eastAsia="Times New Roman" w:hAnsi="Times New Roman" w:cs="Times New Roman"/>
          <w:color w:val="000000"/>
          <w:sz w:val="24"/>
          <w:szCs w:val="24"/>
        </w:rPr>
      </w:pPr>
    </w:p>
    <w:p w:rsidR="0056378A" w:rsidRPr="00E0393A" w:rsidRDefault="0056378A" w:rsidP="0056378A">
      <w:pPr>
        <w:pStyle w:val="ListParagraph"/>
        <w:numPr>
          <w:ilvl w:val="2"/>
          <w:numId w:val="6"/>
        </w:numPr>
        <w:spacing w:after="0" w:line="360" w:lineRule="auto"/>
        <w:mirrorIndents/>
        <w:outlineLvl w:val="1"/>
        <w:rPr>
          <w:rFonts w:ascii="Times New Roman" w:hAnsi="Times New Roman" w:cs="Times New Roman"/>
          <w:sz w:val="24"/>
          <w:szCs w:val="24"/>
        </w:rPr>
      </w:pPr>
      <w:bookmarkStart w:id="30" w:name="_Toc373139535"/>
      <w:r w:rsidRPr="00E0393A">
        <w:rPr>
          <w:rFonts w:ascii="Times New Roman" w:hAnsi="Times New Roman" w:cs="Times New Roman"/>
          <w:sz w:val="24"/>
          <w:szCs w:val="24"/>
        </w:rPr>
        <w:t>Planta</w:t>
      </w:r>
      <w:bookmarkEnd w:id="30"/>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roofErr w:type="gramEnd"/>
    </w:p>
    <w:p w:rsidR="008E5FFA" w:rsidRPr="00E0393A" w:rsidRDefault="008E5FFA" w:rsidP="008E5FFA">
      <w:pPr>
        <w:pStyle w:val="tex"/>
        <w:keepNext/>
        <w:jc w:val="center"/>
      </w:pPr>
      <w:r w:rsidRPr="00E0393A">
        <w:rPr>
          <w:rFonts w:eastAsiaTheme="minorEastAsia"/>
          <w:noProof/>
          <w:lang w:val="en-US"/>
        </w:rPr>
        <w:lastRenderedPageBreak/>
        <w:drawing>
          <wp:inline distT="0" distB="0" distL="0" distR="0">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31" w:name="_Ref372778559"/>
      <w:bookmarkStart w:id="32" w:name="_Toc373203676"/>
      <w:r w:rsidRPr="00E0393A">
        <w:rPr>
          <w:rFonts w:ascii="Times New Roman" w:hAnsi="Times New Roman" w:cs="Times New Roman"/>
          <w:i w:val="0"/>
          <w:color w:val="auto"/>
          <w:sz w:val="24"/>
          <w:szCs w:val="24"/>
        </w:rPr>
        <w:t xml:space="preserve">Figura </w:t>
      </w:r>
      <w:r w:rsidR="00D7335D"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00D7335D" w:rsidRPr="00E0393A">
        <w:rPr>
          <w:rFonts w:ascii="Times New Roman" w:hAnsi="Times New Roman" w:cs="Times New Roman"/>
          <w:i w:val="0"/>
          <w:color w:val="auto"/>
          <w:sz w:val="24"/>
          <w:szCs w:val="24"/>
        </w:rPr>
        <w:fldChar w:fldCharType="separate"/>
      </w:r>
      <w:r w:rsidR="000E6DE1">
        <w:rPr>
          <w:rFonts w:ascii="Times New Roman" w:hAnsi="Times New Roman" w:cs="Times New Roman"/>
          <w:i w:val="0"/>
          <w:noProof/>
          <w:color w:val="auto"/>
          <w:sz w:val="24"/>
          <w:szCs w:val="24"/>
        </w:rPr>
        <w:t>1</w:t>
      </w:r>
      <w:r w:rsidR="00D7335D" w:rsidRPr="00E0393A">
        <w:rPr>
          <w:rFonts w:ascii="Times New Roman" w:hAnsi="Times New Roman" w:cs="Times New Roman"/>
          <w:i w:val="0"/>
          <w:color w:val="auto"/>
          <w:sz w:val="24"/>
          <w:szCs w:val="24"/>
        </w:rPr>
        <w:fldChar w:fldCharType="end"/>
      </w:r>
      <w:bookmarkEnd w:id="31"/>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w:t>
      </w:r>
      <w:proofErr w:type="gramStart"/>
      <w:r w:rsidRPr="00E0393A">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32"/>
      <w:proofErr w:type="gramEnd"/>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r>
      <w:r w:rsidR="00BF208F">
        <w:rPr>
          <w:rFonts w:eastAsiaTheme="minorEastAsia"/>
        </w:rPr>
        <w:t>Define-</w:t>
      </w:r>
      <w:proofErr w:type="gramStart"/>
      <w:r w:rsidR="00BF208F">
        <w:rPr>
          <w:rFonts w:eastAsiaTheme="minorEastAsia"/>
        </w:rPr>
        <w:t xml:space="preserve">se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w:t>
      </w:r>
      <w:proofErr w:type="gramEnd"/>
      <w:r w:rsidR="00213309" w:rsidRPr="00E0393A">
        <w:rPr>
          <w:rFonts w:eastAsiaTheme="minorEastAsia"/>
        </w:rPr>
        <w:t xml:space="preserve"> sendo o Fator de G</w:t>
      </w:r>
      <w:proofErr w:type="spellStart"/>
      <w:r w:rsidRPr="00E0393A">
        <w:rPr>
          <w:rFonts w:eastAsiaTheme="minorEastAsia"/>
        </w:rPr>
        <w:t>ranularidade</w:t>
      </w:r>
      <w:proofErr w:type="spellEnd"/>
      <w:r w:rsidRPr="00E0393A">
        <w:rPr>
          <w:rFonts w:eastAsiaTheme="minorEastAsia"/>
        </w:rPr>
        <w:t xml:space="preserv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w:t>
      </w:r>
      <w:proofErr w:type="gramStart"/>
      <w:r w:rsidRPr="00E0393A">
        <w:rPr>
          <w:rFonts w:eastAsiaTheme="minorEastAsia"/>
        </w:rPr>
        <w:t>é</w:t>
      </w:r>
      <w:proofErr w:type="gramEnd"/>
      <w:r w:rsidRPr="00E0393A">
        <w:rPr>
          <w:rFonts w:eastAsiaTheme="minorEastAsia"/>
        </w:rPr>
        <w:t xml:space="preserve">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A82694"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w:t>
      </w:r>
      <w:proofErr w:type="gramStart"/>
      <w:r w:rsidRPr="00E0393A">
        <w:rPr>
          <w:rFonts w:eastAsiaTheme="minorEastAsia"/>
        </w:rPr>
        <w:t xml:space="preserve">maior </w:t>
      </w:r>
      <m:oMath>
        <m:r>
          <w:rPr>
            <w:rFonts w:ascii="Cambria Math" w:eastAsiaTheme="minorEastAsia" w:hAnsi="Cambria Math"/>
          </w:rPr>
          <m:t>grain</m:t>
        </m:r>
      </m:oMath>
      <w:r w:rsidRPr="00E0393A">
        <w:rPr>
          <w:rFonts w:eastAsiaTheme="minorEastAsia"/>
        </w:rPr>
        <w:t>,</w:t>
      </w:r>
      <w:proofErr w:type="gramEnd"/>
      <w:r w:rsidRPr="00E0393A">
        <w:rPr>
          <w:rFonts w:eastAsiaTheme="minorEastAsia"/>
        </w:rPr>
        <w:t xml:space="preserve"> maior será a granularidade, i.e, maior será a precisão do modelo. Como exemplo, considere um terreno com </w:t>
      </w:r>
      <w:proofErr w:type="gramStart"/>
      <w:r w:rsidRPr="00E0393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w:t>
      </w:r>
      <w:proofErr w:type="gramEnd"/>
      <w:r w:rsidRPr="00E0393A">
        <w:rPr>
          <w:rFonts w:eastAsiaTheme="minorEastAsia"/>
        </w:rPr>
        <w:t xml:space="preserve"> </w:t>
      </w:r>
      <w:proofErr w:type="gramStart"/>
      <w:r w:rsidRPr="00E0393A">
        <w:rPr>
          <w:rFonts w:eastAsiaTheme="minorEastAsia"/>
        </w:rPr>
        <w:t xml:space="preserve">Se </w:t>
      </w:r>
      <m:oMath>
        <m:r>
          <w:rPr>
            <w:rFonts w:ascii="Cambria Math" w:eastAsiaTheme="minorEastAsia" w:hAnsi="Cambria Math"/>
          </w:rPr>
          <m:t>grain=9</m:t>
        </m:r>
      </m:oMath>
      <w:r w:rsidRPr="00E0393A">
        <w:rPr>
          <w:rFonts w:eastAsiaTheme="minorEastAsia"/>
        </w:rPr>
        <w:t xml:space="preserve"> então</w:t>
      </w:r>
      <w:proofErr w:type="gramEnd"/>
      <w:r w:rsidRPr="00E0393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Logo,</w:t>
      </w:r>
    </w:p>
    <w:p w:rsidR="008E5FFA" w:rsidRPr="00E0393A" w:rsidRDefault="00A82694"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E0393A" w:rsidRDefault="00304905" w:rsidP="00304905">
      <w:pPr>
        <w:pStyle w:val="ListParagraph"/>
        <w:numPr>
          <w:ilvl w:val="2"/>
          <w:numId w:val="6"/>
        </w:numPr>
        <w:spacing w:after="0" w:line="360" w:lineRule="auto"/>
        <w:mirrorIndents/>
        <w:outlineLvl w:val="1"/>
        <w:rPr>
          <w:rFonts w:ascii="Times New Roman" w:hAnsi="Times New Roman" w:cs="Times New Roman"/>
          <w:sz w:val="24"/>
          <w:szCs w:val="24"/>
        </w:rPr>
      </w:pPr>
      <w:bookmarkStart w:id="33" w:name="_Toc373139536"/>
      <w:r w:rsidRPr="00E0393A">
        <w:rPr>
          <w:rFonts w:ascii="Times New Roman" w:hAnsi="Times New Roman" w:cs="Times New Roman"/>
          <w:sz w:val="24"/>
          <w:szCs w:val="24"/>
        </w:rPr>
        <w:t>Sensores</w:t>
      </w:r>
      <w:bookmarkEnd w:id="33"/>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 xml:space="preserve">O significado </w:t>
      </w:r>
      <w:r w:rsidR="00BF208F">
        <w:t>dos sensores</w:t>
      </w:r>
      <w:r w:rsidRPr="00E0393A">
        <w:t xml:space="preserve">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304905">
      <w:pPr>
        <w:pStyle w:val="tex"/>
        <w:keepNext/>
        <w:ind w:firstLine="360"/>
        <w:jc w:val="both"/>
      </w:pPr>
      <w:r w:rsidRPr="00E0393A">
        <w:rPr>
          <w:noProof/>
          <w:lang w:val="en-US"/>
        </w:rPr>
        <w:drawing>
          <wp:inline distT="0" distB="0" distL="0" distR="0">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34" w:name="_Toc373203677"/>
      <w:r w:rsidRPr="00E0393A">
        <w:rPr>
          <w:rFonts w:ascii="Times New Roman" w:hAnsi="Times New Roman" w:cs="Times New Roman"/>
          <w:i w:val="0"/>
          <w:iCs w:val="0"/>
          <w:color w:val="auto"/>
          <w:sz w:val="24"/>
          <w:szCs w:val="24"/>
        </w:rPr>
        <w:t xml:space="preserve">Figura </w:t>
      </w:r>
      <w:r w:rsidR="00D7335D"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00D7335D" w:rsidRPr="00E0393A">
        <w:rPr>
          <w:rFonts w:ascii="Times New Roman" w:hAnsi="Times New Roman" w:cs="Times New Roman"/>
          <w:i w:val="0"/>
          <w:iCs w:val="0"/>
          <w:color w:val="auto"/>
          <w:sz w:val="24"/>
          <w:szCs w:val="24"/>
        </w:rPr>
        <w:fldChar w:fldCharType="separate"/>
      </w:r>
      <w:r w:rsidR="000E6DE1">
        <w:rPr>
          <w:rFonts w:ascii="Times New Roman" w:hAnsi="Times New Roman" w:cs="Times New Roman"/>
          <w:i w:val="0"/>
          <w:iCs w:val="0"/>
          <w:noProof/>
          <w:color w:val="auto"/>
          <w:sz w:val="24"/>
          <w:szCs w:val="24"/>
        </w:rPr>
        <w:t>2</w:t>
      </w:r>
      <w:r w:rsidR="00D7335D"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34"/>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422CC">
      <w:pPr>
        <w:pStyle w:val="ListParagraph"/>
        <w:numPr>
          <w:ilvl w:val="2"/>
          <w:numId w:val="6"/>
        </w:numPr>
        <w:spacing w:after="0" w:line="360" w:lineRule="auto"/>
        <w:mirrorIndents/>
        <w:outlineLvl w:val="1"/>
        <w:rPr>
          <w:rFonts w:ascii="Times New Roman" w:hAnsi="Times New Roman" w:cs="Times New Roman"/>
          <w:sz w:val="24"/>
          <w:szCs w:val="24"/>
        </w:rPr>
      </w:pPr>
      <w:bookmarkStart w:id="35" w:name="_Toc373139537"/>
      <w:r w:rsidRPr="00E0393A">
        <w:rPr>
          <w:rFonts w:ascii="Times New Roman" w:hAnsi="Times New Roman" w:cs="Times New Roman"/>
          <w:sz w:val="24"/>
          <w:szCs w:val="24"/>
        </w:rPr>
        <w:t>Roteadores</w:t>
      </w:r>
      <w:bookmarkEnd w:id="35"/>
    </w:p>
    <w:p w:rsidR="003422CC" w:rsidRPr="00E0393A" w:rsidRDefault="003422CC" w:rsidP="003422CC">
      <w:pPr>
        <w:pStyle w:val="tex"/>
        <w:ind w:left="360"/>
        <w:jc w:val="both"/>
      </w:pPr>
    </w:p>
    <w:p w:rsidR="003422CC" w:rsidRDefault="00BF208F" w:rsidP="003422CC">
      <w:pPr>
        <w:pStyle w:val="tex"/>
        <w:ind w:firstLine="360"/>
        <w:jc w:val="both"/>
        <w:rPr>
          <w:rFonts w:eastAsiaTheme="minorEastAsia"/>
        </w:rPr>
      </w:pPr>
      <w:r>
        <w:rPr>
          <w:rFonts w:eastAsiaTheme="minorEastAsia"/>
        </w:rPr>
        <w:t xml:space="preserve">O alcance do sensor para o roteador pode não ser igual ao alcance de um roteador para outro, ou seja, não </w:t>
      </w:r>
      <w:proofErr w:type="gramStart"/>
      <w:r>
        <w:rPr>
          <w:rFonts w:eastAsiaTheme="minorEastAsia"/>
        </w:rPr>
        <w:t>necessariamente</w:t>
      </w:r>
      <w:r w:rsidR="003422CC" w:rsidRPr="00E0393A">
        <w:rPr>
          <w:rFonts w:eastAsiaTheme="minorEastAsia"/>
        </w:rPr>
        <w:t xml:space="preserve"> </w:t>
      </w:r>
      <m:oMath>
        <m:r>
          <w:rPr>
            <w:rFonts w:ascii="Cambria Math" w:eastAsiaTheme="minorEastAsia" w:hAnsi="Cambria Math"/>
          </w:rPr>
          <m:t>range=range_router</m:t>
        </m:r>
      </m:oMath>
      <w:r w:rsidR="003422CC" w:rsidRPr="00E0393A">
        <w:rPr>
          <w:rFonts w:eastAsiaTheme="minorEastAsia"/>
        </w:rPr>
        <w:t>.</w:t>
      </w:r>
      <w:proofErr w:type="gramEnd"/>
      <w:r w:rsidR="003422CC" w:rsidRPr="00E0393A">
        <w:rPr>
          <w:rFonts w:eastAsiaTheme="minorEastAsia"/>
        </w:rPr>
        <w:t xml:space="preserve"> </w:t>
      </w:r>
      <w:r>
        <w:rPr>
          <w:rFonts w:eastAsiaTheme="minorEastAsia"/>
        </w:rPr>
        <w:t>Esta consideração é válida pois s</w:t>
      </w:r>
      <w:r w:rsidR="003422CC" w:rsidRPr="00E0393A">
        <w:rPr>
          <w:rFonts w:eastAsiaTheme="minorEastAsia"/>
        </w:rPr>
        <w:t>ensores remotos costuma</w:t>
      </w:r>
      <w:r w:rsidR="005F10FB">
        <w:rPr>
          <w:rFonts w:eastAsiaTheme="minorEastAsia"/>
        </w:rPr>
        <w:t>m</w:t>
      </w:r>
      <w:r w:rsidR="003422CC" w:rsidRPr="00E0393A">
        <w:rPr>
          <w:rFonts w:eastAsiaTheme="minorEastAsia"/>
        </w:rPr>
        <w:t xml:space="preserve"> ter limitações de energia para seu funcionamento enquanto que um roteador está ligado diretamente à rede elétrica e, portanto, não possui restrições de consumo tão apertadas.</w:t>
      </w:r>
    </w:p>
    <w:p w:rsidR="00BF208F" w:rsidRPr="00E0393A" w:rsidRDefault="00BF208F" w:rsidP="003422CC">
      <w:pPr>
        <w:pStyle w:val="tex"/>
        <w:ind w:firstLine="360"/>
        <w:jc w:val="both"/>
      </w:pPr>
      <w:r>
        <w:rPr>
          <w:rFonts w:eastAsiaTheme="minorEastAsia"/>
        </w:rPr>
        <w:lastRenderedPageBreak/>
        <w:t xml:space="preserve">A Figura 3 exemplificada a comunicação em visada direta entre roteadores e sensores. Centrado em cada roteador há um círculo de raio range. Qualquer sensor inserido neste círculo estará coberto. Esta Figura não </w:t>
      </w:r>
      <w:proofErr w:type="gramStart"/>
      <w:r>
        <w:rPr>
          <w:rFonts w:eastAsiaTheme="minorEastAsia"/>
        </w:rPr>
        <w:t xml:space="preserve">mostra </w:t>
      </w:r>
      <m:oMath>
        <m:r>
          <w:rPr>
            <w:rFonts w:ascii="Cambria Math" w:eastAsiaTheme="minorEastAsia" w:hAnsi="Cambria Math"/>
          </w:rPr>
          <m:t>range_router</m:t>
        </m:r>
      </m:oMath>
      <w:r>
        <w:rPr>
          <w:rFonts w:eastAsiaTheme="minorEastAsia"/>
        </w:rPr>
        <w:t>.</w:t>
      </w:r>
      <w:proofErr w:type="gramEnd"/>
      <w:r w:rsidR="000F5FF1">
        <w:rPr>
          <w:rFonts w:eastAsiaTheme="minorEastAsia"/>
        </w:rPr>
        <w:t xml:space="preserve"> O círculo inteiramente cinza indica a cobertura do roteador sem interseção com outro elemento. Na realidade há uma escala de cinza indicando as interseções entre a cobertura dos dispositivos. Quanto mais branco for o ponto, mais roteadores cobrem o mesmo ponto.</w:t>
      </w:r>
    </w:p>
    <w:p w:rsidR="009A2C1D" w:rsidRPr="00E0393A" w:rsidRDefault="003422CC" w:rsidP="009A2C1D">
      <w:pPr>
        <w:pStyle w:val="tex"/>
        <w:keepNext/>
      </w:pPr>
      <w:r w:rsidRPr="00E0393A">
        <w:rPr>
          <w:noProof/>
          <w:lang w:val="en-US"/>
        </w:rPr>
        <w:drawing>
          <wp:inline distT="0" distB="0" distL="0" distR="0">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9A2C1D" w:rsidRPr="00E0393A" w:rsidRDefault="009A2C1D" w:rsidP="009A2C1D">
      <w:pPr>
        <w:pStyle w:val="tex"/>
        <w:jc w:val="center"/>
        <w:rPr>
          <w:rFonts w:eastAsiaTheme="minorEastAsia"/>
        </w:rPr>
      </w:pPr>
      <w:bookmarkStart w:id="36" w:name="_Toc373203678"/>
      <w:r w:rsidRPr="00E0393A">
        <w:t xml:space="preserve">Figura </w:t>
      </w:r>
      <w:r w:rsidR="00D7335D" w:rsidRPr="00E0393A">
        <w:fldChar w:fldCharType="begin"/>
      </w:r>
      <w:r w:rsidRPr="00E0393A">
        <w:instrText xml:space="preserve"> SEQ Figura \* ARABIC </w:instrText>
      </w:r>
      <w:r w:rsidR="00D7335D" w:rsidRPr="00E0393A">
        <w:fldChar w:fldCharType="separate"/>
      </w:r>
      <w:r w:rsidR="000E6DE1">
        <w:rPr>
          <w:noProof/>
        </w:rPr>
        <w:t>3</w:t>
      </w:r>
      <w:r w:rsidR="00D7335D" w:rsidRPr="00E0393A">
        <w:fldChar w:fldCharType="end"/>
      </w:r>
      <w:r w:rsidRPr="00E0393A">
        <w:t xml:space="preserve"> - Quatro Roteadores(Azul) cobrindo 4 sensores em um exemplo sem obstáculos e </w:t>
      </w:r>
      <w:proofErr w:type="gramStart"/>
      <w:r w:rsidRPr="00E0393A">
        <w:t xml:space="preserve">com </w:t>
      </w:r>
      <m:oMath>
        <m:r>
          <w:rPr>
            <w:rFonts w:ascii="Cambria Math" w:hAnsi="Cambria Math"/>
          </w:rPr>
          <m:t>range=50</m:t>
        </m:r>
      </m:oMath>
      <w:r w:rsidRPr="00E0393A">
        <w:rPr>
          <w:rFonts w:eastAsiaTheme="minorEastAsia"/>
        </w:rPr>
        <w:t>.</w:t>
      </w:r>
      <w:bookmarkEnd w:id="36"/>
      <w:proofErr w:type="gramEnd"/>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95C09">
      <w:pPr>
        <w:pStyle w:val="ListParagraph"/>
        <w:numPr>
          <w:ilvl w:val="2"/>
          <w:numId w:val="6"/>
        </w:numPr>
        <w:spacing w:after="0" w:line="360" w:lineRule="auto"/>
        <w:mirrorIndents/>
        <w:outlineLvl w:val="1"/>
        <w:rPr>
          <w:rFonts w:ascii="Times New Roman" w:hAnsi="Times New Roman" w:cs="Times New Roman"/>
          <w:sz w:val="24"/>
          <w:szCs w:val="24"/>
        </w:rPr>
      </w:pPr>
      <w:bookmarkStart w:id="37" w:name="_Toc373139538"/>
      <w:r w:rsidRPr="00E0393A">
        <w:rPr>
          <w:rFonts w:ascii="Times New Roman" w:hAnsi="Times New Roman" w:cs="Times New Roman"/>
          <w:sz w:val="24"/>
          <w:szCs w:val="24"/>
        </w:rPr>
        <w:t>Obstáculos</w:t>
      </w:r>
      <w:bookmarkEnd w:id="37"/>
    </w:p>
    <w:p w:rsidR="00795C09" w:rsidRPr="00E0393A" w:rsidRDefault="00795C09" w:rsidP="00795C09">
      <w:pPr>
        <w:pStyle w:val="tex"/>
      </w:pPr>
    </w:p>
    <w:p w:rsidR="00795C09" w:rsidRPr="00E0393A" w:rsidRDefault="00795C09" w:rsidP="00B32A31">
      <w:pPr>
        <w:pStyle w:val="tex"/>
        <w:ind w:firstLine="360"/>
        <w:jc w:val="both"/>
      </w:pPr>
      <w:r w:rsidRPr="00E0393A">
        <w:lastRenderedPageBreak/>
        <w:t xml:space="preserve">Os obstáculos são responsáveis pela atenuação do sinal. O grau de atenuação é dado pelo valor da </w:t>
      </w:r>
      <w:proofErr w:type="gramStart"/>
      <w:r w:rsidRPr="00E0393A">
        <w:t xml:space="preserve">variável </w:t>
      </w:r>
      <m:oMath>
        <m:r>
          <w:rPr>
            <w:rFonts w:ascii="Cambria Math" w:hAnsi="Cambria Math"/>
          </w:rPr>
          <m:t>alpha</m:t>
        </m:r>
      </m:oMath>
      <w:r w:rsidR="00A908D8">
        <w:rPr>
          <w:rFonts w:eastAsiaTheme="minorEastAsia"/>
        </w:rPr>
        <w:t>.</w:t>
      </w:r>
      <w:proofErr w:type="gramEnd"/>
      <w:r w:rsidR="00A908D8">
        <w:rPr>
          <w:rFonts w:eastAsiaTheme="minorEastAsia"/>
        </w:rPr>
        <w:t xml:space="preserve"> </w:t>
      </w:r>
      <w:r w:rsidR="0031507B">
        <w:rPr>
          <w:rFonts w:eastAsiaTheme="minorEastAsia"/>
        </w:rPr>
        <w:t xml:space="preserve">Este parâmetro reproduz a característica física da atenuação através de um valor </w:t>
      </w:r>
      <m:oMath>
        <m:r>
          <w:rPr>
            <w:rFonts w:ascii="Cambria Math" w:eastAsiaTheme="minorEastAsia" w:hAnsi="Cambria Math"/>
          </w:rPr>
          <m:t xml:space="preserve">0≤alpha&lt;1. </m:t>
        </m:r>
      </m:oMath>
      <w:r w:rsidR="00EC3110" w:rsidRPr="00E0393A">
        <w:t>A cada passagem por um</w:t>
      </w:r>
      <w:r w:rsidR="0031507B">
        <w:t>a</w:t>
      </w:r>
      <w:r w:rsidR="00EC3110" w:rsidRPr="00E0393A">
        <w:t xml:space="preserve"> barreira a intensidade do sinal eletromagnético é multiplicada por este valor.</w:t>
      </w:r>
      <w:r w:rsidR="00E1676C" w:rsidRPr="00E0393A">
        <w:t xml:space="preserve"> </w:t>
      </w:r>
      <w:proofErr w:type="gramStart"/>
      <w:r w:rsidR="00E1676C" w:rsidRPr="00E0393A">
        <w:t xml:space="preserve">Após </w:t>
      </w:r>
      <m:oMath>
        <m:r>
          <w:rPr>
            <w:rFonts w:ascii="Cambria Math" w:hAnsi="Cambria Math"/>
          </w:rPr>
          <m:t>k</m:t>
        </m:r>
      </m:oMath>
      <w:r w:rsidR="00E1676C" w:rsidRPr="00E0393A">
        <w:rPr>
          <w:rFonts w:eastAsiaTheme="minorEastAsia"/>
        </w:rPr>
        <w:t xml:space="preserve"> passagens</w:t>
      </w:r>
      <w:proofErr w:type="gramEnd"/>
      <w:r w:rsidR="00E1676C" w:rsidRPr="00E0393A">
        <w:rPr>
          <w:rFonts w:eastAsiaTheme="minorEastAsia"/>
        </w:rPr>
        <w:t>,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proofErr w:type="gramStart"/>
      <w:r w:rsidRPr="00E0393A">
        <w:rPr>
          <w:rFonts w:eastAsiaTheme="minorEastAsia"/>
        </w:rPr>
        <w:t xml:space="preserve">Onde </w:t>
      </w:r>
      <m:oMath>
        <m:r>
          <w:rPr>
            <w:rFonts w:ascii="Cambria Math" w:eastAsiaTheme="minorEastAsia" w:hAnsi="Cambria Math"/>
          </w:rPr>
          <m:t>R</m:t>
        </m:r>
      </m:oMath>
      <w:r w:rsidRPr="00E0393A">
        <w:rPr>
          <w:rFonts w:eastAsiaTheme="minorEastAsia"/>
        </w:rPr>
        <w:t xml:space="preserve"> e</w:t>
      </w:r>
      <w:proofErr w:type="gramEnd"/>
      <w:r w:rsidRPr="00E0393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proofErr w:type="spellStart"/>
      <w:r w:rsidR="00A908D8">
        <w:rPr>
          <w:rFonts w:eastAsiaTheme="minorEastAsia"/>
        </w:rPr>
        <w:t>entam</w:t>
      </w:r>
      <w:proofErr w:type="spellEnd"/>
      <w:r w:rsidR="00A908D8">
        <w:rPr>
          <w:rFonts w:eastAsiaTheme="minorEastAsia"/>
        </w:rPr>
        <w:t>, respectivamente, os alcances</w:t>
      </w:r>
      <w:r w:rsidRPr="00E0393A">
        <w:rPr>
          <w:rFonts w:eastAsiaTheme="minorEastAsia"/>
        </w:rPr>
        <w:t xml:space="preserve"> antes e depois de atravessar a barreira. </w:t>
      </w:r>
      <w:r w:rsidR="00A908D8">
        <w:rPr>
          <w:rFonts w:eastAsiaTheme="minorEastAsia"/>
        </w:rPr>
        <w:t>.</w:t>
      </w:r>
    </w:p>
    <w:p w:rsidR="006231E2" w:rsidRPr="00E0393A" w:rsidRDefault="0031507B" w:rsidP="00795C09">
      <w:pPr>
        <w:pStyle w:val="tex"/>
        <w:ind w:firstLine="360"/>
        <w:jc w:val="both"/>
        <w:rPr>
          <w:rFonts w:eastAsiaTheme="minorEastAsia"/>
        </w:rPr>
      </w:pPr>
      <w:r>
        <w:rPr>
          <w:rFonts w:eastAsiaTheme="minorEastAsia"/>
        </w:rPr>
        <w:t>Nos testes foi adotado um valor arbitrário, todavia a modelagem permite a configuração de acordo com modelos mais realistas de atenuação.</w:t>
      </w:r>
    </w:p>
    <w:p w:rsidR="002C1648" w:rsidRPr="00E0393A" w:rsidRDefault="002C1648" w:rsidP="00795C09">
      <w:pPr>
        <w:pStyle w:val="tex"/>
        <w:ind w:firstLine="360"/>
        <w:jc w:val="both"/>
        <w:rPr>
          <w:rFonts w:eastAsiaTheme="minorEastAsia"/>
        </w:rPr>
      </w:pPr>
    </w:p>
    <w:p w:rsidR="007E60DD" w:rsidRPr="00E0393A" w:rsidRDefault="007E60DD" w:rsidP="007E60DD">
      <w:pPr>
        <w:pStyle w:val="tex"/>
        <w:keepNext/>
        <w:ind w:firstLine="360"/>
      </w:pPr>
    </w:p>
    <w:p w:rsidR="005E51C8" w:rsidRDefault="00795C09" w:rsidP="00795C09">
      <w:pPr>
        <w:pStyle w:val="tex"/>
        <w:ind w:firstLine="360"/>
        <w:jc w:val="both"/>
      </w:pPr>
      <w:r w:rsidRPr="00E0393A">
        <w:t>A inserção de possíveis barreiras no problema de posicionamento cria u</w:t>
      </w:r>
      <w:r w:rsidR="00EA13A7" w:rsidRPr="00E0393A">
        <w:t>ma complexidade extra</w:t>
      </w:r>
      <w:r w:rsidR="005E51C8">
        <w:t xml:space="preserve"> uma vez que as atenuações reduzem o raio de </w:t>
      </w:r>
      <w:r w:rsidR="000E6DE1">
        <w:t>comunicação.</w:t>
      </w:r>
      <w:r w:rsidR="005E51C8">
        <w:t xml:space="preserve"> No exemplo mostrado abaixo, a região branca denota posições cobertas pelo roteador. As barreiras </w:t>
      </w:r>
      <w:r w:rsidR="000E6DE1">
        <w:t>na região maior a esquerda do roteador, não há atenuação enquanto que, nas outras regiões há cruzamento de obstáculos pelo sinal. Existe ainda, a direita, uma região de cobertura ainda menor proveniente da atenuação causada por duas barreiras.</w:t>
      </w:r>
    </w:p>
    <w:p w:rsidR="00C10830" w:rsidRPr="00E0393A" w:rsidRDefault="00C10830" w:rsidP="00795C09">
      <w:pPr>
        <w:pStyle w:val="tex"/>
        <w:ind w:firstLine="360"/>
        <w:jc w:val="both"/>
      </w:pPr>
    </w:p>
    <w:p w:rsidR="000E6DE1" w:rsidRDefault="00C10830" w:rsidP="000E6DE1">
      <w:pPr>
        <w:pStyle w:val="tex"/>
        <w:keepNext/>
        <w:jc w:val="both"/>
      </w:pPr>
      <w:r>
        <w:rPr>
          <w:noProof/>
          <w:lang w:val="en-US"/>
        </w:rPr>
        <w:lastRenderedPageBreak/>
        <w:drawing>
          <wp:inline distT="0" distB="0" distL="0" distR="0" wp14:anchorId="5290DCC0" wp14:editId="1A7195EF">
            <wp:extent cx="5753100" cy="5095875"/>
            <wp:effectExtent l="0" t="0" r="0" b="9525"/>
            <wp:docPr id="8" name="Picture 8" descr="C:\Users\Gabriel\Documents\GitHub\TG\router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router examp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95C09" w:rsidRDefault="000E6DE1" w:rsidP="000E6DE1">
      <w:pPr>
        <w:pStyle w:val="Caption"/>
        <w:jc w:val="both"/>
      </w:pPr>
      <w:bookmarkStart w:id="38" w:name="_Toc373203679"/>
      <w:r>
        <w:t xml:space="preserve">Figura </w:t>
      </w:r>
      <w:r>
        <w:fldChar w:fldCharType="begin"/>
      </w:r>
      <w:r>
        <w:instrText xml:space="preserve"> SEQ Figura \* ARABIC </w:instrText>
      </w:r>
      <w:r>
        <w:fldChar w:fldCharType="separate"/>
      </w:r>
      <w:r>
        <w:rPr>
          <w:noProof/>
        </w:rPr>
        <w:t>4</w:t>
      </w:r>
      <w:r>
        <w:fldChar w:fldCharType="end"/>
      </w:r>
      <w:r>
        <w:t xml:space="preserve"> – Planta com 1 roteador e dois obstáculos</w:t>
      </w:r>
      <w:bookmarkEnd w:id="38"/>
    </w:p>
    <w:p w:rsidR="000E6DE1" w:rsidRPr="000E6DE1" w:rsidRDefault="000E6DE1" w:rsidP="000E6DE1"/>
    <w:p w:rsidR="000E6DE1" w:rsidRDefault="000E6DE1" w:rsidP="00795C09">
      <w:pPr>
        <w:pStyle w:val="tex"/>
        <w:jc w:val="both"/>
      </w:pPr>
    </w:p>
    <w:p w:rsidR="000E6DE1" w:rsidRDefault="000E6DE1" w:rsidP="000E6DE1">
      <w:pPr>
        <w:pStyle w:val="tex"/>
        <w:ind w:firstLine="360"/>
        <w:jc w:val="both"/>
      </w:pPr>
      <w:r w:rsidRPr="00E0393A">
        <w:t xml:space="preserve">A </w:t>
      </w:r>
      <w:r w:rsidRPr="00E0393A">
        <w:fldChar w:fldCharType="begin"/>
      </w:r>
      <w:r w:rsidRPr="00E0393A">
        <w:instrText xml:space="preserve"> REF _Ref372876930 </w:instrText>
      </w:r>
      <w:r w:rsidRPr="00E0393A">
        <w:fldChar w:fldCharType="separate"/>
      </w:r>
      <w:r w:rsidRPr="00E0393A">
        <w:t>Figura 5</w:t>
      </w:r>
      <w:r w:rsidRPr="00E0393A">
        <w:fldChar w:fldCharType="end"/>
      </w:r>
      <w:r w:rsidRPr="00E0393A">
        <w:t xml:space="preserve"> e a </w:t>
      </w:r>
      <w:r w:rsidRPr="00E0393A">
        <w:fldChar w:fldCharType="begin"/>
      </w:r>
      <w:r w:rsidRPr="00E0393A">
        <w:instrText xml:space="preserve"> REF _Ref372877038 </w:instrText>
      </w:r>
      <w:r w:rsidRPr="00E0393A">
        <w:fldChar w:fldCharType="separate"/>
      </w:r>
      <w:r w:rsidRPr="00E0393A">
        <w:t>Figura 6</w:t>
      </w:r>
      <w:r w:rsidRPr="00E0393A">
        <w:fldChar w:fldCharType="end"/>
      </w:r>
      <w:r w:rsidRPr="00E0393A">
        <w:t xml:space="preserve"> mostram cenários com a inclusão </w:t>
      </w:r>
      <w:r>
        <w:t xml:space="preserve">de </w:t>
      </w:r>
      <w:r w:rsidRPr="00E0393A">
        <w:t>um</w:t>
      </w:r>
      <w:r>
        <w:t xml:space="preserve"> número crescente de barreiras n</w:t>
      </w:r>
      <w:r w:rsidRPr="00E0393A">
        <w:t>o problema.</w:t>
      </w:r>
      <w:r>
        <w:t xml:space="preserve"> </w:t>
      </w:r>
    </w:p>
    <w:p w:rsidR="000E6DE1" w:rsidRPr="00E0393A" w:rsidRDefault="000E6DE1" w:rsidP="00795C09">
      <w:pPr>
        <w:pStyle w:val="tex"/>
        <w:jc w:val="both"/>
      </w:pPr>
    </w:p>
    <w:p w:rsidR="00EA13A7" w:rsidRPr="00E0393A" w:rsidRDefault="00795C09" w:rsidP="00EA13A7">
      <w:pPr>
        <w:pStyle w:val="tex"/>
        <w:keepNext/>
      </w:pPr>
      <w:r w:rsidRPr="00E0393A">
        <w:rPr>
          <w:noProof/>
          <w:lang w:val="en-US"/>
        </w:rPr>
        <w:lastRenderedPageBreak/>
        <w:drawing>
          <wp:inline distT="0" distB="0" distL="0" distR="0">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EA13A7" w:rsidP="00EA13A7">
      <w:pPr>
        <w:pStyle w:val="tex"/>
        <w:jc w:val="center"/>
      </w:pPr>
      <w:bookmarkStart w:id="39" w:name="_Ref372876930"/>
      <w:bookmarkStart w:id="40" w:name="_Toc373203680"/>
      <w:r w:rsidRPr="00E0393A">
        <w:t xml:space="preserve">Figura </w:t>
      </w:r>
      <w:r w:rsidR="00D7335D" w:rsidRPr="00E0393A">
        <w:fldChar w:fldCharType="begin"/>
      </w:r>
      <w:r w:rsidRPr="00E0393A">
        <w:instrText xml:space="preserve"> SEQ Figura \* ARABIC </w:instrText>
      </w:r>
      <w:r w:rsidR="00D7335D" w:rsidRPr="00E0393A">
        <w:fldChar w:fldCharType="separate"/>
      </w:r>
      <w:r w:rsidR="000E6DE1">
        <w:rPr>
          <w:noProof/>
        </w:rPr>
        <w:t>5</w:t>
      </w:r>
      <w:r w:rsidR="00D7335D" w:rsidRPr="00E0393A">
        <w:fldChar w:fldCharType="end"/>
      </w:r>
      <w:bookmarkEnd w:id="39"/>
      <w:r w:rsidRPr="00E0393A">
        <w:t xml:space="preserve"> – Um Roteador(Azul) cobrindo 2 sensores em um exemplo com obstáculos</w:t>
      </w:r>
      <w:proofErr w:type="gramStart"/>
      <w:r w:rsidRPr="00E0393A">
        <w:t xml:space="preserve">, </w:t>
      </w:r>
      <m:oMath>
        <m:r>
          <w:rPr>
            <w:rFonts w:ascii="Cambria Math" w:hAnsi="Cambria Math"/>
          </w:rPr>
          <m:t>range=50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40"/>
    </w:p>
    <w:p w:rsidR="008D0462" w:rsidRPr="00E0393A" w:rsidRDefault="00795C09" w:rsidP="008D0462">
      <w:pPr>
        <w:pStyle w:val="tex"/>
        <w:keepNext/>
        <w:jc w:val="center"/>
      </w:pPr>
      <w:r w:rsidRPr="00E0393A">
        <w:rPr>
          <w:rFonts w:eastAsiaTheme="minorEastAsia"/>
          <w:noProof/>
          <w:lang w:val="en-US"/>
        </w:rPr>
        <w:lastRenderedPageBreak/>
        <w:drawing>
          <wp:inline distT="0" distB="0" distL="0" distR="0">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41" w:name="_Ref372877038"/>
      <w:bookmarkStart w:id="42" w:name="_Toc373203681"/>
      <w:r w:rsidRPr="00E0393A">
        <w:t xml:space="preserve">Figura </w:t>
      </w:r>
      <w:r w:rsidR="00D7335D" w:rsidRPr="00E0393A">
        <w:fldChar w:fldCharType="begin"/>
      </w:r>
      <w:r w:rsidRPr="00E0393A">
        <w:instrText xml:space="preserve"> SEQ Figura \* ARABIC </w:instrText>
      </w:r>
      <w:r w:rsidR="00D7335D" w:rsidRPr="00E0393A">
        <w:fldChar w:fldCharType="separate"/>
      </w:r>
      <w:r w:rsidR="000E6DE1">
        <w:rPr>
          <w:noProof/>
        </w:rPr>
        <w:t>6</w:t>
      </w:r>
      <w:r w:rsidR="00D7335D" w:rsidRPr="00E0393A">
        <w:fldChar w:fldCharType="end"/>
      </w:r>
      <w:bookmarkEnd w:id="41"/>
      <w:r w:rsidRPr="00E0393A">
        <w:t xml:space="preserve"> – Quatro Roteadores cobrindo 5 sensores em um exemplo com obstáculos</w:t>
      </w:r>
      <w:proofErr w:type="gramStart"/>
      <w:r w:rsidRPr="00E0393A">
        <w:t xml:space="preserve">, </w:t>
      </w:r>
      <m:oMath>
        <m:r>
          <w:rPr>
            <w:rFonts w:ascii="Cambria Math" w:hAnsi="Cambria Math"/>
          </w:rPr>
          <m:t>range=50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42"/>
    </w:p>
    <w:p w:rsidR="00795C09" w:rsidRPr="00E0393A" w:rsidRDefault="00795C09" w:rsidP="00795C09">
      <w:pPr>
        <w:pStyle w:val="tex"/>
        <w:ind w:firstLine="360"/>
        <w:jc w:val="both"/>
      </w:pPr>
      <w:r w:rsidRPr="00E0393A">
        <w:rPr>
          <w:rFonts w:eastAsiaTheme="minorEastAsia"/>
        </w:rPr>
        <w:tab/>
        <w:t>Na Fig. 5, há poucos sensores e barreiras, é fácil para um humano conceber a localização ideal de um roteador que cubra os dois sensores. No entanto, na Fig. 6, o grande número de 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p>
    <w:p w:rsidR="00795C09" w:rsidRPr="00E0393A" w:rsidRDefault="00795C09" w:rsidP="00795C09">
      <w:pPr>
        <w:pStyle w:val="tex"/>
        <w:ind w:firstLine="360"/>
        <w:jc w:val="both"/>
      </w:pPr>
      <w:r w:rsidRPr="00E0393A">
        <w:t>Ainda na Fig</w:t>
      </w:r>
      <w:r w:rsidR="00843629">
        <w:t>ura</w:t>
      </w:r>
      <w:r w:rsidRPr="00E0393A">
        <w:t xml:space="preserve"> 6 é possível ver um roteador que não cobre sens</w:t>
      </w:r>
      <w:r w:rsidR="009324EB" w:rsidRPr="00E0393A">
        <w:t>or algum. No entanto, na Fig</w:t>
      </w:r>
      <w:r w:rsidR="00843629">
        <w:t>ura</w:t>
      </w:r>
      <w:r w:rsidR="009324EB" w:rsidRPr="00E0393A">
        <w:t xml:space="preserve"> </w:t>
      </w:r>
      <w:r w:rsidRPr="00E0393A">
        <w:t>7</w:t>
      </w:r>
      <w:r w:rsidR="00843629">
        <w:t>, que representa o mesmo cenário da Figura 6,</w:t>
      </w:r>
      <w:r w:rsidRPr="00E0393A">
        <w:t xml:space="preserve"> fica evidente a sua função de ponte para construir uma configuração de roteadores interconectados</w:t>
      </w:r>
      <w:r w:rsidR="009324EB" w:rsidRPr="00E0393A">
        <w:t>.</w:t>
      </w:r>
      <w:r w:rsidR="00843629">
        <w:t xml:space="preserve"> Nesta figura é mostrado o range-</w:t>
      </w:r>
      <w:proofErr w:type="spellStart"/>
      <w:r w:rsidR="00843629">
        <w:t>router</w:t>
      </w:r>
      <w:proofErr w:type="spellEnd"/>
      <w:r w:rsidR="00843629">
        <w:t xml:space="preserve"> ao invés de range como na Figura 6.</w:t>
      </w:r>
    </w:p>
    <w:p w:rsidR="006231E2" w:rsidRPr="00E0393A" w:rsidRDefault="00795C09" w:rsidP="006231E2">
      <w:pPr>
        <w:pStyle w:val="tex"/>
        <w:keepNext/>
        <w:jc w:val="both"/>
      </w:pPr>
      <w:r w:rsidRPr="00E0393A">
        <w:rPr>
          <w:noProof/>
          <w:lang w:val="en-US"/>
        </w:rPr>
        <w:lastRenderedPageBreak/>
        <w:drawing>
          <wp:inline distT="0" distB="0" distL="0" distR="0">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6231E2" w:rsidP="006231E2">
      <w:pPr>
        <w:pStyle w:val="tex"/>
        <w:jc w:val="center"/>
        <w:rPr>
          <w:rFonts w:eastAsiaTheme="minorEastAsia"/>
        </w:rPr>
      </w:pPr>
      <w:bookmarkStart w:id="43" w:name="_Toc373203682"/>
      <w:r w:rsidRPr="00E0393A">
        <w:t xml:space="preserve">Figura </w:t>
      </w:r>
      <w:r w:rsidR="00D7335D" w:rsidRPr="00E0393A">
        <w:fldChar w:fldCharType="begin"/>
      </w:r>
      <w:r w:rsidRPr="00E0393A">
        <w:instrText xml:space="preserve"> SEQ Figura \* ARABIC </w:instrText>
      </w:r>
      <w:r w:rsidR="00D7335D" w:rsidRPr="00E0393A">
        <w:fldChar w:fldCharType="separate"/>
      </w:r>
      <w:r w:rsidR="000E6DE1">
        <w:rPr>
          <w:noProof/>
        </w:rPr>
        <w:t>7</w:t>
      </w:r>
      <w:r w:rsidR="00D7335D" w:rsidRPr="00E0393A">
        <w:fldChar w:fldCharType="end"/>
      </w:r>
      <w:r w:rsidRPr="00E0393A">
        <w:t xml:space="preserve"> – Quatro Roteadores </w:t>
      </w:r>
      <w:r w:rsidR="00843629">
        <w:t>conectados</w:t>
      </w:r>
      <w:r w:rsidRPr="00E0393A">
        <w:t xml:space="preserve"> em um</w:t>
      </w:r>
      <w:r w:rsidR="00843629">
        <w:t>a</w:t>
      </w:r>
      <w:r w:rsidRPr="00E0393A">
        <w:t xml:space="preserve"> </w:t>
      </w:r>
      <w:r w:rsidR="00843629">
        <w:t>planta</w:t>
      </w:r>
      <w:r w:rsidR="00843629" w:rsidRPr="00E0393A">
        <w:t xml:space="preserve"> </w:t>
      </w:r>
      <w:r w:rsidRPr="00E0393A">
        <w:t>com obstáculos</w:t>
      </w:r>
      <w:proofErr w:type="gramStart"/>
      <w:r w:rsidRPr="00E0393A">
        <w:t xml:space="preserve">, </w:t>
      </w:r>
      <m:oMath>
        <m:r>
          <w:rPr>
            <w:rFonts w:ascii="Cambria Math" w:hAnsi="Cambria Math"/>
          </w:rPr>
          <m:t>range_router=200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43"/>
    </w:p>
    <w:p w:rsidR="006231E2" w:rsidRPr="00E0393A" w:rsidRDefault="006231E2" w:rsidP="006231E2">
      <w:pPr>
        <w:pStyle w:val="tex"/>
        <w:jc w:val="center"/>
      </w:pPr>
    </w:p>
    <w:p w:rsidR="006231E2" w:rsidRPr="00E0393A" w:rsidRDefault="006231E2" w:rsidP="006231E2">
      <w:pPr>
        <w:pStyle w:val="ListParagraph"/>
        <w:numPr>
          <w:ilvl w:val="2"/>
          <w:numId w:val="6"/>
        </w:numPr>
        <w:spacing w:after="0" w:line="360" w:lineRule="auto"/>
        <w:mirrorIndents/>
        <w:outlineLvl w:val="1"/>
        <w:rPr>
          <w:rFonts w:ascii="Times New Roman" w:hAnsi="Times New Roman" w:cs="Times New Roman"/>
          <w:sz w:val="24"/>
          <w:szCs w:val="24"/>
        </w:rPr>
      </w:pPr>
      <w:bookmarkStart w:id="44" w:name="_Toc373139539"/>
      <w:r w:rsidRPr="00E0393A">
        <w:rPr>
          <w:rFonts w:ascii="Times New Roman" w:hAnsi="Times New Roman" w:cs="Times New Roman"/>
          <w:sz w:val="24"/>
          <w:szCs w:val="24"/>
        </w:rPr>
        <w:t>Grafo de conectividade</w:t>
      </w:r>
      <w:bookmarkEnd w:id="44"/>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proofErr w:type="gramStart"/>
      <w:r w:rsidRPr="00E0393A">
        <w:t xml:space="preserve">Seja </w:t>
      </w:r>
      <m:oMath>
        <m:r>
          <w:rPr>
            <w:rFonts w:ascii="Cambria Math" w:hAnsi="Cambria Math"/>
          </w:rPr>
          <m:t>k</m:t>
        </m:r>
      </m:oMath>
      <w:r w:rsidRPr="00E0393A">
        <w:t xml:space="preserve"> o</w:t>
      </w:r>
      <w:proofErr w:type="gramEnd"/>
      <w:r w:rsidRPr="00E0393A">
        <w:t xml:space="preserve">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w:t>
      </w:r>
      <w:proofErr w:type="gramStart"/>
      <w:r w:rsidRPr="00E0393A">
        <w:t xml:space="preserve">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w:t>
      </w:r>
      <w:proofErr w:type="gramEnd"/>
      <w:r w:rsidR="00203E1A">
        <w:t xml:space="preserve">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operador distância euclidiana.</w:t>
      </w:r>
    </w:p>
    <w:p w:rsidR="006231E2" w:rsidRDefault="006231E2" w:rsidP="006231E2">
      <w:pPr>
        <w:pStyle w:val="tex"/>
        <w:ind w:firstLine="708"/>
        <w:jc w:val="both"/>
      </w:pPr>
      <w:r w:rsidRPr="00E0393A">
        <w:t xml:space="preserve">Define-se um grafo não </w:t>
      </w:r>
      <w:proofErr w:type="gramStart"/>
      <w:r w:rsidRPr="00E0393A">
        <w:t xml:space="preserve">orientado </w:t>
      </w:r>
      <m:oMath>
        <m:r>
          <w:rPr>
            <w:rFonts w:ascii="Cambria Math" w:hAnsi="Cambria Math"/>
          </w:rPr>
          <m:t>G</m:t>
        </m:r>
      </m:oMath>
      <w:r w:rsidRPr="00E0393A">
        <w:t>,</w:t>
      </w:r>
      <w:proofErr w:type="gramEnd"/>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0E6DE1" w:rsidRDefault="000E6DE1" w:rsidP="006231E2">
      <w:pPr>
        <w:pStyle w:val="tex"/>
        <w:ind w:firstLine="708"/>
        <w:jc w:val="both"/>
        <w:rPr>
          <w:ins w:id="45" w:author="Gabriel Secco" w:date="2013-11-25T23:37:00Z"/>
          <w:rFonts w:eastAsiaTheme="minorEastAsia"/>
        </w:rPr>
      </w:pPr>
      <w:r>
        <w:lastRenderedPageBreak/>
        <w:t xml:space="preserve">Um </w:t>
      </w:r>
      <w:proofErr w:type="gramStart"/>
      <w:r>
        <w:t xml:space="preserve">grafo </w:t>
      </w:r>
      <m:oMath>
        <m:r>
          <w:rPr>
            <w:rFonts w:ascii="Cambria Math" w:hAnsi="Cambria Math"/>
          </w:rPr>
          <m:t>G</m:t>
        </m:r>
      </m:oMath>
      <w:r>
        <w:rPr>
          <w:rFonts w:eastAsiaTheme="minorEastAsia"/>
        </w:rPr>
        <w:t xml:space="preserve"> é</w:t>
      </w:r>
      <w:proofErr w:type="gramEnd"/>
      <w:r>
        <w:rPr>
          <w:rFonts w:eastAsiaTheme="minorEastAsia"/>
        </w:rPr>
        <w:t xml:space="preserve"> conexo quando dados quaisquer vértices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Pr>
          <w:rFonts w:eastAsiaTheme="minorEastAsia"/>
        </w:rPr>
        <w:t xml:space="preserve"> de </w:t>
      </w:r>
      <m:oMath>
        <m:r>
          <w:rPr>
            <w:rFonts w:ascii="Cambria Math" w:eastAsiaTheme="minorEastAsia" w:hAnsi="Cambria Math"/>
          </w:rPr>
          <m:t>G</m:t>
        </m:r>
      </m:oMath>
      <w:r>
        <w:rPr>
          <w:rFonts w:eastAsiaTheme="minorEastAsia"/>
        </w:rPr>
        <w:t xml:space="preserve"> existe um caminho, ou seja, um conjunto de arestas entre estes dois vértices.</w:t>
      </w:r>
    </w:p>
    <w:p w:rsidR="000E6DE1" w:rsidRPr="00E0393A" w:rsidRDefault="000E6DE1" w:rsidP="006231E2">
      <w:pPr>
        <w:pStyle w:val="tex"/>
        <w:ind w:firstLine="708"/>
        <w:jc w:val="both"/>
      </w:pPr>
      <w:r>
        <w:t xml:space="preserve">A maior componente </w:t>
      </w:r>
      <w:proofErr w:type="gramStart"/>
      <w:r>
        <w:t xml:space="preserve">conexa </w:t>
      </w:r>
      <m:oMath>
        <m:r>
          <w:rPr>
            <w:rFonts w:ascii="Cambria Math" w:hAnsi="Cambria Math"/>
          </w:rPr>
          <m:t>C</m:t>
        </m:r>
      </m:oMath>
      <w:r>
        <w:rPr>
          <w:rFonts w:eastAsiaTheme="minorEastAsia"/>
        </w:rPr>
        <w:t xml:space="preserve"> de</w:t>
      </w:r>
      <w:proofErr w:type="gramEnd"/>
      <w:r>
        <w:rPr>
          <w:rFonts w:eastAsiaTheme="minorEastAsia"/>
        </w:rPr>
        <w:t xml:space="preserve"> um grafo </w:t>
      </w:r>
      <m:oMath>
        <m:r>
          <w:rPr>
            <w:rFonts w:ascii="Cambria Math" w:eastAsiaTheme="minorEastAsia" w:hAnsi="Cambria Math"/>
          </w:rPr>
          <m:t>G</m:t>
        </m:r>
      </m:oMath>
      <w:r>
        <w:rPr>
          <w:rFonts w:eastAsiaTheme="minorEastAsia"/>
        </w:rPr>
        <w:t xml:space="preserve"> é definida </w:t>
      </w:r>
      <w:r w:rsidR="00A34CD1">
        <w:rPr>
          <w:rFonts w:eastAsiaTheme="minorEastAsia"/>
        </w:rPr>
        <w:t xml:space="preserve">pelo maior </w:t>
      </w:r>
      <w:proofErr w:type="spellStart"/>
      <w:r w:rsidR="00A34CD1">
        <w:rPr>
          <w:rFonts w:eastAsiaTheme="minorEastAsia"/>
        </w:rPr>
        <w:t>subgrafo</w:t>
      </w:r>
      <w:proofErr w:type="spellEnd"/>
      <w:r w:rsidR="00A34CD1">
        <w:rPr>
          <w:rFonts w:eastAsiaTheme="minorEastAsia"/>
        </w:rPr>
        <w:t xml:space="preserve"> conexo de </w:t>
      </w:r>
      <m:oMath>
        <m:r>
          <w:rPr>
            <w:rFonts w:ascii="Cambria Math" w:eastAsiaTheme="minorEastAsia" w:hAnsi="Cambria Math"/>
          </w:rPr>
          <m:t>G</m:t>
        </m:r>
      </m:oMath>
      <w:r w:rsidR="00A34CD1">
        <w:rPr>
          <w:rFonts w:eastAsiaTheme="minorEastAsia"/>
        </w:rPr>
        <w:t>.</w:t>
      </w:r>
    </w:p>
    <w:p w:rsidR="00E85BC7" w:rsidRPr="00E0393A" w:rsidRDefault="00E85BC7" w:rsidP="00E85BC7">
      <w:pPr>
        <w:pStyle w:val="tex"/>
        <w:jc w:val="both"/>
      </w:pPr>
    </w:p>
    <w:p w:rsidR="006231E2" w:rsidRPr="00E0393A" w:rsidRDefault="0089488D" w:rsidP="00E85BC7">
      <w:pPr>
        <w:pStyle w:val="tex"/>
        <w:ind w:firstLine="708"/>
        <w:jc w:val="both"/>
      </w:pPr>
      <w:r>
        <w:t>O o</w:t>
      </w:r>
      <w:r w:rsidR="006231E2" w:rsidRPr="00E0393A">
        <w:t xml:space="preserve">bjetivo agora é encontrar as posições </w:t>
      </w:r>
      <w:proofErr w:type="gramStart"/>
      <w:r w:rsidR="006231E2" w:rsidRPr="00E0393A">
        <w:t xml:space="preserve">de </w:t>
      </w:r>
      <m:oMath>
        <m:r>
          <w:rPr>
            <w:rFonts w:ascii="Cambria Math" w:hAnsi="Cambria Math"/>
          </w:rPr>
          <m:t>N</m:t>
        </m:r>
      </m:oMath>
      <w:r w:rsidR="006231E2" w:rsidRPr="00E0393A">
        <w:t xml:space="preserve"> roteadores</w:t>
      </w:r>
      <w:proofErr w:type="gramEnd"/>
      <w:r w:rsidR="006231E2" w:rsidRPr="00E0393A">
        <w:t xml:space="preserve">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w:t>
      </w:r>
      <w:proofErr w:type="gramStart"/>
      <w:r w:rsidRPr="00E0393A">
        <w:t xml:space="preserve">grafo </w:t>
      </w:r>
      <m:oMath>
        <m:r>
          <w:rPr>
            <w:rFonts w:ascii="Cambria Math" w:hAnsi="Cambria Math"/>
          </w:rPr>
          <m:t>G</m:t>
        </m:r>
      </m:oMath>
      <w:r w:rsidRPr="00E0393A">
        <w:t xml:space="preserve"> seja</w:t>
      </w:r>
      <w:proofErr w:type="gramEnd"/>
      <w:r w:rsidRPr="00E0393A">
        <w:t xml:space="preserve"> igual ao número total de roteadores.</w:t>
      </w:r>
    </w:p>
    <w:p w:rsidR="00A908D8" w:rsidRDefault="00A908D8" w:rsidP="005E6634">
      <w:pPr>
        <w:pStyle w:val="tex"/>
        <w:ind w:firstLine="708"/>
        <w:jc w:val="both"/>
      </w:pPr>
    </w:p>
    <w:p w:rsidR="00A908D8" w:rsidRPr="00E0393A"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6" w:name="_Toc373139541"/>
      <w:r>
        <w:rPr>
          <w:rFonts w:ascii="Times New Roman" w:hAnsi="Times New Roman" w:cs="Times New Roman"/>
          <w:sz w:val="24"/>
          <w:szCs w:val="24"/>
        </w:rPr>
        <w:t>Indivíduo</w:t>
      </w:r>
      <w:bookmarkEnd w:id="46"/>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w:t>
      </w:r>
      <w:proofErr w:type="spellStart"/>
      <w:r w:rsidR="001129D2">
        <w:rPr>
          <w:rFonts w:ascii="Times New Roman" w:eastAsia="Times New Roman" w:hAnsi="Times New Roman" w:cs="Times New Roman"/>
          <w:color w:val="000000"/>
          <w:sz w:val="24"/>
          <w:szCs w:val="24"/>
        </w:rPr>
        <w:t>i.e</w:t>
      </w:r>
      <w:proofErr w:type="spellEnd"/>
      <w:r w:rsidR="001129D2">
        <w:rPr>
          <w:rFonts w:ascii="Times New Roman" w:eastAsia="Times New Roman" w:hAnsi="Times New Roman" w:cs="Times New Roman"/>
          <w:color w:val="000000"/>
          <w:sz w:val="24"/>
          <w:szCs w:val="24"/>
        </w:rPr>
        <w:t xml:space="preserve">, um conjunto de posições no mapa referentes às localizações dos roteadores. </w:t>
      </w:r>
      <w:r w:rsidRPr="00E0393A">
        <w:rPr>
          <w:rFonts w:ascii="Times New Roman" w:eastAsia="Times New Roman" w:hAnsi="Times New Roman" w:cs="Times New Roman"/>
          <w:color w:val="000000"/>
          <w:sz w:val="24"/>
          <w:szCs w:val="24"/>
        </w:rPr>
        <w:t xml:space="preserve">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w:t>
      </w:r>
      <w:proofErr w:type="gramStart"/>
      <w:r w:rsidRPr="00E0393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w:t>
      </w:r>
      <w:proofErr w:type="gramEnd"/>
      <w:r w:rsidRPr="00E0393A">
        <w:rPr>
          <w:rFonts w:ascii="Times New Roman" w:eastAsia="Times New Roman" w:hAnsi="Times New Roman" w:cs="Times New Roman"/>
          <w:color w:val="000000"/>
          <w:sz w:val="24"/>
          <w:szCs w:val="24"/>
        </w:rPr>
        <w:t xml:space="preserve">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0444DF" w:rsidRDefault="000444DF" w:rsidP="005E6634">
      <w:pPr>
        <w:pStyle w:val="tex"/>
        <w:ind w:firstLine="708"/>
        <w:jc w:val="both"/>
      </w:pPr>
      <w:r>
        <w:t xml:space="preserve">O número de bits do </w:t>
      </w:r>
      <w:proofErr w:type="spellStart"/>
      <w:r>
        <w:t>individuo</w:t>
      </w:r>
      <w:proofErr w:type="spellEnd"/>
      <w:r>
        <w:t xml:space="preserve"> é dada pela multiplicação entre o </w:t>
      </w:r>
      <w:proofErr w:type="spellStart"/>
      <w:r>
        <w:t>numero</w:t>
      </w:r>
      <w:proofErr w:type="spellEnd"/>
      <w:r>
        <w:t xml:space="preserve"> de roteadores, o número de coordenadas por roteador e o </w:t>
      </w:r>
      <w:proofErr w:type="spellStart"/>
      <w:r>
        <w:t>numero</w:t>
      </w:r>
      <w:proofErr w:type="spellEnd"/>
      <w:r>
        <w:t xml:space="preserve"> de bits por coordenada.</w:t>
      </w:r>
    </w:p>
    <w:p w:rsidR="000444DF" w:rsidRPr="00E0393A" w:rsidRDefault="000444DF" w:rsidP="005E6634">
      <w:pPr>
        <w:pStyle w:val="tex"/>
        <w:ind w:firstLine="708"/>
        <w:jc w:val="both"/>
      </w:pPr>
      <m:oMathPara>
        <m:oMath>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bits</m:t>
              </m:r>
            </m:sub>
          </m:sSub>
          <m:r>
            <w:rPr>
              <w:rFonts w:ascii="Cambria Math" w:hAnsi="Cambria Math"/>
            </w:rPr>
            <m:t>=num_router</m:t>
          </m:r>
          <m:r>
            <w:rPr>
              <w:rFonts w:ascii="Cambria Math" w:eastAsiaTheme="minorEastAsia" w:hAnsi="Cambria Math"/>
            </w:rPr>
            <m:t xml:space="preserve"> ⋅2⋅grain</m:t>
          </m:r>
        </m:oMath>
      </m:oMathPara>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0393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7" w:name="_Toc373139542"/>
      <w:r w:rsidRPr="00E0393A">
        <w:rPr>
          <w:rFonts w:ascii="Times New Roman" w:hAnsi="Times New Roman" w:cs="Times New Roman"/>
          <w:sz w:val="24"/>
          <w:szCs w:val="24"/>
        </w:rPr>
        <w:t>População Inicial</w:t>
      </w:r>
      <w:bookmarkEnd w:id="47"/>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w:t>
      </w:r>
      <w:proofErr w:type="gramStart"/>
      <w:r w:rsidRPr="00E0393A">
        <w:t>melhores(</w:t>
      </w:r>
      <w:proofErr w:type="spellStart"/>
      <w:proofErr w:type="gramEnd"/>
      <w:r w:rsidR="008A2789" w:rsidRPr="00E0393A">
        <w:t>Yow-Yuh</w:t>
      </w:r>
      <w:proofErr w:type="spellEnd"/>
      <w:r w:rsidR="008A2789" w:rsidRPr="00E0393A">
        <w:t xml:space="preserve"> 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w:t>
      </w:r>
      <w:r w:rsidR="0089488D" w:rsidRPr="00E0393A">
        <w:t>S</w:t>
      </w:r>
      <w:r w:rsidR="0089488D">
        <w:t xml:space="preserve">tanley </w:t>
      </w:r>
      <w:proofErr w:type="spellStart"/>
      <w:r w:rsidR="0089488D">
        <w:t>Gotshall</w:t>
      </w:r>
      <w:proofErr w:type="spellEnd"/>
      <w:r w:rsidRPr="00E0393A">
        <w:t>, 2010).</w:t>
      </w:r>
    </w:p>
    <w:p w:rsidR="003709A5" w:rsidRPr="00E0393A" w:rsidRDefault="008A2789" w:rsidP="003709A5">
      <w:pPr>
        <w:pStyle w:val="tex"/>
        <w:ind w:firstLine="708"/>
        <w:jc w:val="both"/>
      </w:pPr>
      <w:r w:rsidRPr="00E0393A">
        <w:t xml:space="preserve">No entanto, populações demasiadamente grandes tornam a execução muito lenta. Durante os testes, o número de indivíduos foi configurado de forma a propiciar resultados em </w:t>
      </w:r>
      <w:r w:rsidR="0089488D">
        <w:t>tempo de execução não excessivo</w:t>
      </w:r>
      <w:r w:rsidRPr="00E0393A">
        <w:t xml:space="preserve">. </w:t>
      </w:r>
    </w:p>
    <w:p w:rsidR="00906931" w:rsidRPr="00E0393A" w:rsidRDefault="00906931" w:rsidP="00906931">
      <w:pPr>
        <w:pStyle w:val="tex"/>
        <w:ind w:firstLine="708"/>
        <w:jc w:val="both"/>
      </w:pPr>
      <w:r w:rsidRPr="00E0393A">
        <w:t xml:space="preserve">Tendo em vista a conclusão de </w:t>
      </w:r>
      <w:proofErr w:type="spellStart"/>
      <w:r w:rsidRPr="00E0393A">
        <w:t>Yow-Yuh</w:t>
      </w:r>
      <w:proofErr w:type="spellEnd"/>
      <w:r w:rsidRPr="00E0393A">
        <w:t xml:space="preserve"> Leu, uma heurística de geração de população inicial foi desenvolvida. </w:t>
      </w:r>
      <w:r w:rsidR="00A34CD1">
        <w:t xml:space="preserve">O objetivo desta heurística foi a obtenção de pontos estratégicos no mapa e o posicionamento inicial de roteadores nestes locais. Pontos estratégicos são aqueles que o posicionamento de um roteador leva a cobertura do maior número de sensores. Para posicionar mais de um roteador basta agora atualizar a planta desconsiderando os sensores já </w:t>
      </w:r>
      <w:proofErr w:type="spellStart"/>
      <w:r w:rsidR="00A34CD1">
        <w:t>cobertos.</w:t>
      </w:r>
      <w:r w:rsidRPr="00E0393A">
        <w:t>À</w:t>
      </w:r>
      <w:proofErr w:type="spellEnd"/>
      <w:r w:rsidRPr="00E0393A">
        <w:t xml:space="preserve"> solução da heurística, replicada para o tamanho da população, foi adicionado um ruído para criar uma população inicial com maior diversidade. O ruído utilizado foi </w:t>
      </w:r>
      <w:proofErr w:type="gramStart"/>
      <w:r w:rsidRPr="00E0393A">
        <w:t xml:space="preserve">de </w:t>
      </w:r>
      <m:oMath>
        <m:r>
          <w:rPr>
            <w:rFonts w:ascii="Cambria Math" w:hAnsi="Cambria Math"/>
          </w:rPr>
          <m:t>1/32</m:t>
        </m:r>
      </m:oMath>
      <w:r w:rsidRPr="00E0393A">
        <w:rPr>
          <w:rFonts w:eastAsiaTheme="minorEastAsia"/>
        </w:rPr>
        <w:t xml:space="preserve"> do</w:t>
      </w:r>
      <w:proofErr w:type="gramEnd"/>
      <w:r w:rsidRPr="00E0393A">
        <w:rPr>
          <w:rFonts w:eastAsiaTheme="minorEastAsia"/>
        </w:rPr>
        <w:t xml:space="preserve">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0393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48" w:name="_Toc373139543"/>
      <w:r w:rsidRPr="00E0393A">
        <w:rPr>
          <w:rFonts w:ascii="Times New Roman" w:hAnsi="Times New Roman" w:cs="Times New Roman"/>
          <w:sz w:val="24"/>
          <w:szCs w:val="24"/>
        </w:rPr>
        <w:t>Função de Aptidão</w:t>
      </w:r>
      <w:bookmarkEnd w:id="48"/>
    </w:p>
    <w:p w:rsidR="008B0D96" w:rsidRPr="00E0393A" w:rsidRDefault="008B0D96" w:rsidP="00293FFA">
      <w:pPr>
        <w:pStyle w:val="tex"/>
      </w:pPr>
    </w:p>
    <w:p w:rsidR="00030862" w:rsidRPr="00E0393A" w:rsidRDefault="00030862" w:rsidP="00293FFA">
      <w:pPr>
        <w:pStyle w:val="tex"/>
        <w:ind w:left="708"/>
        <w:jc w:val="both"/>
        <w:rPr>
          <w:rFonts w:eastAsiaTheme="minorEastAsia"/>
        </w:rPr>
      </w:pPr>
      <w:proofErr w:type="gramStart"/>
      <w:r w:rsidRPr="00E0393A">
        <w:t xml:space="preserve">Seja </w:t>
      </w:r>
      <m:oMath>
        <m:r>
          <w:rPr>
            <w:rFonts w:ascii="Cambria Math" w:hAnsi="Cambria Math"/>
          </w:rPr>
          <m:t>I</m:t>
        </m:r>
      </m:oMath>
      <w:r w:rsidRPr="00E0393A">
        <w:rPr>
          <w:rFonts w:eastAsiaTheme="minorEastAsia"/>
        </w:rPr>
        <w:t xml:space="preserve"> um</w:t>
      </w:r>
      <w:proofErr w:type="gramEnd"/>
      <w:r w:rsidRPr="00E0393A">
        <w:rPr>
          <w:rFonts w:eastAsiaTheme="minorEastAsia"/>
        </w:rPr>
        <w:t xml:space="preserve"> individuo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E0393A" w:rsidRDefault="0016180D" w:rsidP="00293FFA">
      <w:pPr>
        <w:pStyle w:val="tex"/>
        <w:ind w:firstLine="708"/>
        <w:jc w:val="both"/>
      </w:pPr>
      <w:r w:rsidRPr="00E0393A">
        <w:lastRenderedPageBreak/>
        <w:t>A cada iteração, todos os indivíduos passam pela função de aptidão. Caso esta função seja lenta toda a execução do programa será afetada.</w:t>
      </w:r>
    </w:p>
    <w:p w:rsidR="000A4B5A" w:rsidRPr="00E0393A" w:rsidRDefault="000A4B5A" w:rsidP="00293FFA">
      <w:pPr>
        <w:pStyle w:val="tex"/>
        <w:ind w:firstLine="708"/>
        <w:jc w:val="both"/>
      </w:pPr>
    </w:p>
    <w:p w:rsidR="000A4B5A" w:rsidRPr="00E0393A" w:rsidRDefault="000A4B5A" w:rsidP="00293FFA">
      <w:pPr>
        <w:pStyle w:val="tex"/>
        <w:ind w:firstLine="708"/>
        <w:jc w:val="both"/>
      </w:pPr>
    </w:p>
    <w:p w:rsidR="0016180D" w:rsidRPr="00E0393A"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CC5D0C" w:rsidRPr="00E0393A" w:rsidRDefault="00CC5D0C" w:rsidP="00CC5D0C">
      <w:pPr>
        <w:pStyle w:val="tex"/>
        <w:ind w:firstLine="708"/>
        <w:jc w:val="both"/>
      </w:pPr>
      <w:r w:rsidRPr="00E0393A">
        <w:t xml:space="preserve">1 -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CC5D0C" w:rsidP="00293FFA">
      <w:pPr>
        <w:pStyle w:val="tex"/>
        <w:ind w:firstLine="708"/>
        <w:jc w:val="both"/>
      </w:pPr>
      <w:r w:rsidRPr="00E0393A">
        <w:t>2 -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CC5D0C" w:rsidP="00CC5D0C">
      <w:pPr>
        <w:pStyle w:val="tex"/>
        <w:ind w:firstLine="708"/>
        <w:jc w:val="both"/>
      </w:pPr>
      <w:r w:rsidRPr="00E0393A">
        <w:t>3 -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w:t>
      </w:r>
      <w:r w:rsidR="008176E2">
        <w:t xml:space="preserve"> o Capítulo 1 </w:t>
      </w:r>
      <w:r w:rsidR="000A56ED" w:rsidRPr="00E0393A">
        <w:t>acerca dos objetivos almejados pela execução do programa</w:t>
      </w:r>
      <w:r w:rsidR="00293FFA" w:rsidRPr="00E0393A">
        <w:t xml:space="preserve">. </w:t>
      </w:r>
      <w:r w:rsidR="008176E2">
        <w:t>O último indicador foi incluído</w:t>
      </w:r>
      <w:r w:rsidR="000A56ED" w:rsidRPr="00E0393A">
        <w:t>, pois</w:t>
      </w:r>
      <w:r w:rsidRPr="00E0393A">
        <w:t xml:space="preserve"> propicia uma maior conectividade entre os roteadores, ajudando na divisão de carga </w:t>
      </w:r>
      <w:r w:rsidR="00EB267C" w:rsidRPr="00E0393A">
        <w:t>de pacotes transmitidos em rede, mas não faz parte dos objetivos primários do programa</w:t>
      </w:r>
      <w:r w:rsidR="00E7148C">
        <w:t>, ou seja, ao atingir os objetivos 1 e 2 o programa pode considerar que atingiu a solução ideal</w:t>
      </w:r>
      <w:r w:rsidR="00EB267C" w:rsidRPr="00E0393A">
        <w:t>.</w:t>
      </w:r>
    </w:p>
    <w:p w:rsidR="005767FA" w:rsidRPr="00E0393A" w:rsidRDefault="005767FA" w:rsidP="00293FFA">
      <w:pPr>
        <w:pStyle w:val="tex"/>
        <w:ind w:firstLine="708"/>
        <w:jc w:val="both"/>
      </w:pPr>
      <w:r w:rsidRPr="00E0393A">
        <w:t>Sejam:</w:t>
      </w:r>
    </w:p>
    <w:p w:rsidR="005767FA" w:rsidRPr="00E0393A" w:rsidRDefault="00A82694"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sensores na planta;</w:t>
      </w:r>
    </w:p>
    <w:p w:rsidR="005767FA" w:rsidRPr="00E0393A" w:rsidRDefault="00A82694"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w:t>
      </w:r>
      <w:proofErr w:type="gramStart"/>
      <w:r w:rsidRPr="00E0393A">
        <w:rPr>
          <w:rFonts w:eastAsiaTheme="minorEastAsia"/>
        </w:rPr>
        <w:t>a</w:t>
      </w:r>
      <w:proofErr w:type="gramEnd"/>
      <w:r w:rsidRPr="00E0393A">
        <w:rPr>
          <w:rFonts w:eastAsiaTheme="minorEastAsia"/>
        </w:rPr>
        <w:t xml:space="preserve"> matriz de adjacências</w:t>
      </w:r>
      <w:r w:rsidR="00F732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E0393A">
        <w:rPr>
          <w:rFonts w:eastAsiaTheme="minorEastAsia"/>
        </w:rPr>
        <w:t xml:space="preserve"> que representa a conexão entre os roteadores</w:t>
      </w:r>
      <w:r w:rsidR="008176E2">
        <w:rPr>
          <w:rFonts w:eastAsiaTheme="minorEastAsia"/>
        </w:rPr>
        <w:t xml:space="preserve">. Na </w:t>
      </w:r>
      <w:proofErr w:type="gramStart"/>
      <w:r w:rsidR="008176E2">
        <w:rPr>
          <w:rFonts w:eastAsiaTheme="minorEastAsia"/>
        </w:rPr>
        <w:t xml:space="preserve">linha </w:t>
      </w:r>
      <m:oMath>
        <m:r>
          <w:rPr>
            <w:rFonts w:ascii="Cambria Math" w:eastAsiaTheme="minorEastAsia" w:hAnsi="Cambria Math"/>
          </w:rPr>
          <m:t>i</m:t>
        </m:r>
      </m:oMath>
      <w:r w:rsidR="008176E2">
        <w:rPr>
          <w:rFonts w:eastAsiaTheme="minorEastAsia"/>
        </w:rPr>
        <w:t xml:space="preserve"> encontram</w:t>
      </w:r>
      <w:proofErr w:type="gramEnd"/>
      <w:r w:rsidR="008176E2">
        <w:rPr>
          <w:rFonts w:eastAsiaTheme="minorEastAsia"/>
        </w:rPr>
        <w:t xml:space="preserve">-se definidas as arestas partindo do vértice de mesmo número. Na </w:t>
      </w:r>
      <w:proofErr w:type="gramStart"/>
      <w:r w:rsidR="008176E2">
        <w:rPr>
          <w:rFonts w:eastAsiaTheme="minorEastAsia"/>
        </w:rPr>
        <w:t xml:space="preserve">coluna </w:t>
      </w:r>
      <m:oMath>
        <m:r>
          <w:rPr>
            <w:rFonts w:ascii="Cambria Math" w:eastAsiaTheme="minorEastAsia" w:hAnsi="Cambria Math"/>
          </w:rPr>
          <m:t>j</m:t>
        </m:r>
      </m:oMath>
      <w:r w:rsidR="008176E2">
        <w:rPr>
          <w:rFonts w:eastAsiaTheme="minorEastAsia"/>
        </w:rPr>
        <w:t xml:space="preserve"> estão</w:t>
      </w:r>
      <w:proofErr w:type="gramEnd"/>
      <w:r w:rsidR="008176E2">
        <w:rPr>
          <w:rFonts w:eastAsiaTheme="minorEastAsia"/>
        </w:rPr>
        <w:t xml:space="preserve"> definidas as arestas chegando ao vértice de mesmo número. </w:t>
      </w:r>
      <w:proofErr w:type="gramStart"/>
      <w:r w:rsidR="008176E2">
        <w:rPr>
          <w:rFonts w:eastAsiaTheme="minorEastAsia"/>
        </w:rPr>
        <w:t xml:space="preserve">Seja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8176E2">
        <w:rPr>
          <w:rFonts w:eastAsiaTheme="minorEastAsia"/>
        </w:rPr>
        <w:t xml:space="preserve"> um</w:t>
      </w:r>
      <w:proofErr w:type="gramEnd"/>
      <w:r w:rsidR="008176E2">
        <w:rPr>
          <w:rFonts w:eastAsiaTheme="minorEastAsia"/>
        </w:rPr>
        <w:t xml:space="preserve"> elemento de </w:t>
      </w:r>
      <m:oMath>
        <m:r>
          <w:rPr>
            <w:rFonts w:ascii="Cambria Math" w:eastAsiaTheme="minorEastAsia" w:hAnsi="Cambria Math"/>
          </w:rPr>
          <m:t>Adj</m:t>
        </m:r>
      </m:oMath>
      <w:r w:rsidR="008176E2">
        <w:rPr>
          <w:rFonts w:eastAsiaTheme="minorEastAsia"/>
        </w:rPr>
        <w:t xml:space="preserve">. </w:t>
      </w:r>
      <w:proofErr w:type="gramStart"/>
      <w:r w:rsidR="008176E2">
        <w:rPr>
          <w:rFonts w:eastAsiaTheme="minorEastAsia"/>
        </w:rPr>
        <w:t xml:space="preserve">Então,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=1</m:t>
        </m:r>
      </m:oMath>
      <w:r w:rsidR="008176E2">
        <w:rPr>
          <w:rFonts w:eastAsiaTheme="minorEastAsia"/>
        </w:rPr>
        <w:t xml:space="preserve"> denota</w:t>
      </w:r>
      <w:proofErr w:type="gramEnd"/>
      <w:r w:rsidR="008176E2">
        <w:rPr>
          <w:rFonts w:eastAsiaTheme="minorEastAsia"/>
        </w:rPr>
        <w:t xml:space="preserve"> a existência de uma aresta </w:t>
      </w:r>
      <m:oMath>
        <m:r>
          <w:rPr>
            <w:rFonts w:ascii="Cambria Math" w:eastAsiaTheme="minorEastAsia" w:hAnsi="Cambria Math"/>
          </w:rPr>
          <m:t>i→j</m:t>
        </m:r>
      </m:oMath>
      <w:r w:rsidR="008176E2">
        <w:rPr>
          <w:rFonts w:eastAsiaTheme="minorEastAsia"/>
        </w:rPr>
        <w:t>.</w:t>
      </w:r>
    </w:p>
    <w:p w:rsidR="00BF2F1A" w:rsidRPr="00E0393A" w:rsidRDefault="00A82694"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w:t>
      </w:r>
      <w:proofErr w:type="gramStart"/>
      <w:r w:rsidR="00BF2F1A" w:rsidRPr="00E0393A">
        <w:rPr>
          <w:rFonts w:eastAsiaTheme="minorEastAsia"/>
        </w:rPr>
        <w:t>o</w:t>
      </w:r>
      <w:proofErr w:type="gramEnd"/>
      <w:r w:rsidR="00BF2F1A" w:rsidRPr="00E0393A">
        <w:rPr>
          <w:rFonts w:eastAsiaTheme="minorEastAsia"/>
        </w:rPr>
        <w:t xml:space="preserve">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A82694"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sensores cobertos;</w:t>
      </w:r>
    </w:p>
    <w:p w:rsidR="005767FA" w:rsidRPr="00E0393A" w:rsidRDefault="00A82694"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roteadores na maior componente conexa.</w:t>
      </w:r>
    </w:p>
    <w:p w:rsidR="001E1907" w:rsidRPr="00E0393A"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1E1907" w:rsidRPr="00E0393A" w:rsidRDefault="00BF2F1A" w:rsidP="00293FFA">
      <w:pPr>
        <w:pStyle w:val="tex"/>
        <w:ind w:firstLine="708"/>
        <w:jc w:val="both"/>
        <w:rPr>
          <w:rFonts w:eastAsiaTheme="minorEastAsia"/>
        </w:rPr>
      </w:pPr>
      <m:oMathPara>
        <m:oMath>
          <m:r>
            <w:rPr>
              <w:rFonts w:ascii="Cambria Math" w:hAnsi="Cambria Math"/>
            </w:rPr>
            <w:lastRenderedPageBreak/>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F7328A" w:rsidRPr="00F7328A" w:rsidRDefault="00BF2F1A" w:rsidP="00293FFA">
      <w:pPr>
        <w:pStyle w:val="tex"/>
        <w:ind w:firstLine="708"/>
        <w:jc w:val="both"/>
        <w:rPr>
          <w:rFonts w:eastAsiaTheme="minorEastAsia"/>
        </w:rPr>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BF2F1A" w:rsidRPr="00F7328A" w:rsidRDefault="00870E4F" w:rsidP="00293FFA">
      <w:pPr>
        <w:pStyle w:val="tex"/>
        <w:ind w:firstLine="708"/>
        <w:jc w:val="both"/>
        <w:rPr>
          <w:rFonts w:eastAsiaTheme="minorEastAsia"/>
        </w:rPr>
      </w:pPr>
      <w:r w:rsidRPr="00870E4F">
        <w:rPr>
          <w:rFonts w:eastAsiaTheme="minorEastAsia"/>
        </w:rPr>
        <w:t xml:space="preserve"> </w:t>
      </w:r>
    </w:p>
    <w:p w:rsidR="0024410C" w:rsidRPr="00E0393A" w:rsidRDefault="00D06F24" w:rsidP="00293FFA">
      <w:pPr>
        <w:pStyle w:val="tex"/>
        <w:ind w:firstLine="708"/>
        <w:jc w:val="both"/>
        <w:rPr>
          <w:rFonts w:eastAsiaTheme="minorEastAsia"/>
        </w:rPr>
      </w:pPr>
      <w:r w:rsidRPr="00E0393A">
        <w:t>Cada uma das componentes criadas é normalizada. Foram atribuídos pesos 7:2:1, respectivamente, para a criação do valor de aptidão (</w:t>
      </w:r>
      <m:oMath>
        <m:r>
          <w:rPr>
            <w:rFonts w:ascii="Cambria Math" w:hAnsi="Cambria Math"/>
          </w:rPr>
          <m:t>fit</m:t>
        </m:r>
      </m:oMath>
      <w:r w:rsidRPr="00E0393A">
        <w:rPr>
          <w:rFonts w:eastAsiaTheme="minorEastAsia"/>
        </w:rPr>
        <w:t>)</w:t>
      </w:r>
      <w:r w:rsidR="00380D7B">
        <w:rPr>
          <w:rFonts w:eastAsiaTheme="minorEastAsia"/>
        </w:rPr>
        <w:t>. A escolha dos pesos reflete a prioridade dos objetivos. Deseja-se com forte ênfase cobrir todos os sensores, a seguir manter os roteadores conectados, e por fim, propiciar a divisão de carga entre roteadores.</w:t>
      </w:r>
    </w:p>
    <w:p w:rsidR="0024410C" w:rsidRPr="00E0393A" w:rsidRDefault="00D06F24" w:rsidP="00293FFA">
      <w:pPr>
        <w:pStyle w:val="tex"/>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E0393A" w:rsidRDefault="000A4B5A" w:rsidP="00293FFA">
      <w:pPr>
        <w:pStyle w:val="tex"/>
        <w:ind w:firstLine="708"/>
        <w:jc w:val="both"/>
        <w:rPr>
          <w:rFonts w:eastAsiaTheme="minorEastAsia"/>
        </w:rPr>
      </w:pPr>
    </w:p>
    <w:p w:rsidR="000A4B5A" w:rsidRPr="00E0393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49" w:name="_Toc373139545"/>
      <w:r w:rsidRPr="00E0393A">
        <w:rPr>
          <w:rFonts w:ascii="Times New Roman" w:hAnsi="Times New Roman" w:cs="Times New Roman"/>
          <w:sz w:val="24"/>
          <w:szCs w:val="24"/>
        </w:rPr>
        <w:t>Desempenho</w:t>
      </w:r>
      <w:bookmarkEnd w:id="49"/>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w:t>
      </w:r>
      <w:proofErr w:type="gramStart"/>
      <w:r w:rsidRPr="00E0393A">
        <w:rPr>
          <w:rFonts w:eastAsiaTheme="minorEastAsia"/>
        </w:rPr>
        <w:t xml:space="preserve">de </w:t>
      </w:r>
      <m:oMath>
        <m:r>
          <w:rPr>
            <w:rFonts w:ascii="Cambria Math" w:eastAsiaTheme="minorEastAsia" w:hAnsi="Cambria Math"/>
          </w:rPr>
          <m:t>compConexa</m:t>
        </m:r>
      </m:oMath>
      <w:r w:rsidRPr="00E0393A">
        <w:rPr>
          <w:rFonts w:eastAsiaTheme="minorEastAsia"/>
        </w:rPr>
        <w:t xml:space="preserve"> é</w:t>
      </w:r>
      <w:proofErr w:type="gramEnd"/>
      <w:r w:rsidRPr="00E0393A">
        <w:rPr>
          <w:rFonts w:eastAsiaTheme="minorEastAsia"/>
        </w:rPr>
        <w:t xml:space="preserve">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F7328A" w:rsidRDefault="00A41BB5" w:rsidP="00F7328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w:t>
      </w:r>
      <w:proofErr w:type="gramStart"/>
      <w:r w:rsidRPr="00E0393A">
        <w:rPr>
          <w:rFonts w:eastAsiaTheme="minorEastAsia"/>
        </w:rPr>
        <w:t xml:space="preserve">que </w:t>
      </w:r>
      <m:oMath>
        <m:r>
          <w:rPr>
            <w:rFonts w:ascii="Cambria Math" w:eastAsiaTheme="minorEastAsia" w:hAnsi="Cambria Math"/>
          </w:rPr>
          <m:t>0≤minCoverage≤1</m:t>
        </m:r>
      </m:oMath>
      <w:r w:rsidRPr="00E0393A">
        <w:rPr>
          <w:rFonts w:eastAsiaTheme="minorEastAsia"/>
        </w:rPr>
        <w:t>.</w:t>
      </w:r>
      <w:proofErr w:type="gramEnd"/>
      <w:r w:rsidRPr="00E0393A">
        <w:rPr>
          <w:rFonts w:eastAsiaTheme="minorEastAsia"/>
        </w:rPr>
        <w:t xml:space="preserve"> O programa somente calculará as duas últimas componentes </w:t>
      </w:r>
      <w:proofErr w:type="gramStart"/>
      <w:r w:rsidRPr="00E0393A">
        <w:rPr>
          <w:rFonts w:eastAsiaTheme="minorEastAsia"/>
        </w:rPr>
        <w:t xml:space="preserve">de </w:t>
      </w:r>
      <m:oMath>
        <m:r>
          <w:rPr>
            <w:rFonts w:ascii="Cambria Math" w:eastAsiaTheme="minorEastAsia" w:hAnsi="Cambria Math"/>
          </w:rPr>
          <m:t>fit</m:t>
        </m:r>
      </m:oMath>
      <w:r w:rsidRPr="00E0393A">
        <w:rPr>
          <w:rFonts w:eastAsiaTheme="minorEastAsia"/>
        </w:rPr>
        <w:t xml:space="preserve"> se</w:t>
      </w:r>
      <w:proofErr w:type="gramEnd"/>
      <w:r w:rsidRPr="00E0393A">
        <w:rPr>
          <w:rFonts w:eastAsiaTheme="minorEastAsia"/>
        </w:rPr>
        <w:t xml:space="preserve"> </w:t>
      </w:r>
      <m:oMath>
        <m:r>
          <w:rPr>
            <w:rFonts w:ascii="Cambria Math" w:eastAsiaTheme="minorEastAsia" w:hAnsi="Cambria Math"/>
          </w:rPr>
          <m:t>cobertura≥minCoverage</m:t>
        </m:r>
      </m:oMath>
      <w:r w:rsidRPr="00E0393A">
        <w:rPr>
          <w:rFonts w:eastAsiaTheme="minorEastAsia"/>
        </w:rPr>
        <w:t>.</w:t>
      </w:r>
      <w:r w:rsidR="00F7328A">
        <w:rPr>
          <w:rFonts w:eastAsiaTheme="minorEastAsia"/>
        </w:rPr>
        <w:t xml:space="preserve"> Em outras palavras, o </w:t>
      </w:r>
      <w:proofErr w:type="spellStart"/>
      <w:r w:rsidR="00F7328A">
        <w:rPr>
          <w:rFonts w:eastAsiaTheme="minorEastAsia"/>
        </w:rPr>
        <w:t>calculo</w:t>
      </w:r>
      <w:proofErr w:type="spellEnd"/>
      <w:r w:rsidR="00F7328A">
        <w:rPr>
          <w:rFonts w:eastAsiaTheme="minorEastAsia"/>
        </w:rPr>
        <w:t xml:space="preserve"> das </w:t>
      </w:r>
      <w:proofErr w:type="spellStart"/>
      <w:r w:rsidR="00F7328A">
        <w:rPr>
          <w:rFonts w:eastAsiaTheme="minorEastAsia"/>
        </w:rPr>
        <w:t>ultimas</w:t>
      </w:r>
      <w:proofErr w:type="spellEnd"/>
      <w:r w:rsidR="00F7328A">
        <w:rPr>
          <w:rFonts w:eastAsiaTheme="minorEastAsia"/>
        </w:rPr>
        <w:t xml:space="preserve"> componentes somente fará sentido para indivíduos que apresentem um valor mínimo de cobertura. Por exemplo, </w:t>
      </w:r>
      <w:proofErr w:type="gramStart"/>
      <w:r w:rsidR="00F7328A">
        <w:rPr>
          <w:rFonts w:eastAsiaTheme="minorEastAsia"/>
        </w:rPr>
        <w:t xml:space="preserve">se </w:t>
      </w:r>
      <m:oMath>
        <m:r>
          <w:rPr>
            <w:rFonts w:ascii="Cambria Math" w:eastAsiaTheme="minorEastAsia" w:hAnsi="Cambria Math"/>
          </w:rPr>
          <m:t>minCoverage =</m:t>
        </m:r>
        <m:r>
          <w:rPr>
            <w:rFonts w:ascii="Cambria Math" w:eastAsiaTheme="minorEastAsia" w:hAnsi="Cambria Math"/>
          </w:rPr>
          <m:t>0,9</m:t>
        </m:r>
        <m:r>
          <w:rPr>
            <w:rFonts w:ascii="Cambria Math" w:eastAsiaTheme="minorEastAsia" w:hAnsi="Cambria Math"/>
          </w:rPr>
          <m:t xml:space="preserve"> </m:t>
        </m:r>
      </m:oMath>
      <w:r w:rsidR="00F7328A">
        <w:rPr>
          <w:rFonts w:eastAsiaTheme="minorEastAsia"/>
        </w:rPr>
        <w:t>,</w:t>
      </w:r>
      <w:proofErr w:type="gramEnd"/>
      <w:r w:rsidR="00F7328A">
        <w:rPr>
          <w:rFonts w:eastAsiaTheme="minorEastAsia"/>
        </w:rPr>
        <w:t xml:space="preserve"> então apenas indivíduos da população com </w:t>
      </w:r>
      <w:r w:rsidR="000444DF">
        <w:rPr>
          <w:rFonts w:eastAsiaTheme="minorEastAsia"/>
        </w:rPr>
        <w:t>9</w:t>
      </w:r>
      <w:r w:rsidR="00F7328A">
        <w:rPr>
          <w:rFonts w:eastAsiaTheme="minorEastAsia"/>
        </w:rPr>
        <w:t xml:space="preserve">0% de sensores cobertos serão avaliados quanto a </w:t>
      </w:r>
      <m:oMath>
        <m:r>
          <w:rPr>
            <w:rFonts w:ascii="Cambria Math" w:eastAsiaTheme="minorEastAsia" w:hAnsi="Cambria Math"/>
          </w:rPr>
          <m:t>compConexa</m:t>
        </m:r>
      </m:oMath>
      <w:r w:rsidR="00F7328A">
        <w:rPr>
          <w:rFonts w:eastAsiaTheme="minorEastAsia"/>
        </w:rPr>
        <w:t xml:space="preserve"> e </w:t>
      </w:r>
      <m:oMath>
        <m:r>
          <w:rPr>
            <w:rFonts w:ascii="Cambria Math" w:eastAsiaTheme="minorEastAsia" w:hAnsi="Cambria Math"/>
          </w:rPr>
          <m:t>indiceConectividade</m:t>
        </m:r>
      </m:oMath>
      <w:r w:rsidR="00F7328A">
        <w:rPr>
          <w:rFonts w:eastAsiaTheme="minorEastAsia"/>
        </w:rPr>
        <w:t>. Uma vez que estes indivíduos, em geral, representam uma parcela pequena da população, a maioria dos cálculos lentos não são executados, levando a uma melhor</w:t>
      </w:r>
      <w:r w:rsidR="000444DF">
        <w:rPr>
          <w:rFonts w:eastAsiaTheme="minorEastAsia"/>
        </w:rPr>
        <w:t>i</w:t>
      </w:r>
      <w:r w:rsidR="00F7328A">
        <w:rPr>
          <w:rFonts w:eastAsiaTheme="minorEastAsia"/>
        </w:rPr>
        <w:t>a nos tempos de execução do programa.</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D7335D" w:rsidRPr="00E0393A">
        <w:rPr>
          <w:rFonts w:eastAsiaTheme="minorEastAsia"/>
        </w:rPr>
        <w:fldChar w:fldCharType="begin"/>
      </w:r>
      <w:r w:rsidR="00D44736" w:rsidRPr="00E0393A">
        <w:rPr>
          <w:rFonts w:eastAsiaTheme="minorEastAsia"/>
        </w:rPr>
        <w:instrText xml:space="preserve"> REF _Ref372878343 </w:instrText>
      </w:r>
      <w:r w:rsidR="00D7335D" w:rsidRPr="00E0393A">
        <w:rPr>
          <w:rFonts w:eastAsiaTheme="minorEastAsia"/>
        </w:rPr>
        <w:fldChar w:fldCharType="separate"/>
      </w:r>
      <w:r w:rsidR="00D44736" w:rsidRPr="00E0393A">
        <w:t>Figura 8</w:t>
      </w:r>
      <w:r w:rsidR="00D7335D"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noProof/>
          <w:lang w:val="en-US"/>
        </w:rPr>
        <w:lastRenderedPageBreak/>
        <w:drawing>
          <wp:inline distT="0" distB="0" distL="0" distR="0">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E0393A" w:rsidRDefault="00D44736" w:rsidP="00D44736">
      <w:pPr>
        <w:pStyle w:val="tex"/>
        <w:jc w:val="center"/>
      </w:pPr>
      <w:bookmarkStart w:id="50" w:name="_Ref372878343"/>
      <w:bookmarkStart w:id="51" w:name="_Toc373203683"/>
      <w:r w:rsidRPr="00E0393A">
        <w:t xml:space="preserve">Figura </w:t>
      </w:r>
      <w:r w:rsidR="00D7335D" w:rsidRPr="00E0393A">
        <w:fldChar w:fldCharType="begin"/>
      </w:r>
      <w:r w:rsidRPr="00E0393A">
        <w:instrText xml:space="preserve"> SEQ Figura \* ARABIC </w:instrText>
      </w:r>
      <w:r w:rsidR="00D7335D" w:rsidRPr="00E0393A">
        <w:fldChar w:fldCharType="separate"/>
      </w:r>
      <w:r w:rsidR="000E6DE1">
        <w:rPr>
          <w:noProof/>
        </w:rPr>
        <w:t>8</w:t>
      </w:r>
      <w:r w:rsidR="00D7335D" w:rsidRPr="00E0393A">
        <w:fldChar w:fldCharType="end"/>
      </w:r>
      <w:bookmarkEnd w:id="50"/>
      <w:r w:rsidRPr="00E0393A">
        <w:t xml:space="preserve"> – Exemplo com 8 sensores para teste de velocidade.</w:t>
      </w:r>
      <w:bookmarkEnd w:id="51"/>
    </w:p>
    <w:p w:rsidR="004273B9" w:rsidRDefault="004273B9" w:rsidP="00293FFA">
      <w:pPr>
        <w:pStyle w:val="tex"/>
        <w:ind w:firstLine="708"/>
        <w:jc w:val="center"/>
        <w:rPr>
          <w:ins w:id="52" w:author="ceciliaccesar" w:date="2013-11-25T12:17:00Z"/>
          <w:rFonts w:eastAsiaTheme="minorEastAsia"/>
        </w:rPr>
      </w:pPr>
    </w:p>
    <w:p w:rsidR="00AC0B39" w:rsidRPr="00E0393A" w:rsidRDefault="00AC0B39" w:rsidP="000444DF">
      <w:pPr>
        <w:pStyle w:val="tex"/>
        <w:ind w:firstLine="708"/>
        <w:rPr>
          <w:rFonts w:eastAsiaTheme="minorEastAsia"/>
        </w:rPr>
      </w:pPr>
      <w:r>
        <w:rPr>
          <w:rFonts w:eastAsiaTheme="minorEastAsia"/>
        </w:rPr>
        <w:t xml:space="preserve">A tabela abaixo ilustra </w:t>
      </w:r>
      <w:r w:rsidR="000444DF">
        <w:rPr>
          <w:rFonts w:eastAsiaTheme="minorEastAsia"/>
        </w:rPr>
        <w:t xml:space="preserve">os tempos de execução obtidos com e sem o uso </w:t>
      </w:r>
      <w:proofErr w:type="gramStart"/>
      <w:r w:rsidR="000444DF">
        <w:rPr>
          <w:rFonts w:eastAsiaTheme="minorEastAsia"/>
        </w:rPr>
        <w:t xml:space="preserve">de </w:t>
      </w:r>
      <m:oMath>
        <m:r>
          <w:rPr>
            <w:rFonts w:ascii="Cambria Math" w:eastAsiaTheme="minorEastAsia" w:hAnsi="Cambria Math"/>
          </w:rPr>
          <m:t>minCoverage</m:t>
        </m:r>
      </m:oMath>
      <w:r w:rsidR="000444DF">
        <w:rPr>
          <w:rFonts w:eastAsiaTheme="minorEastAsia"/>
        </w:rPr>
        <w:t>.</w:t>
      </w:r>
      <w:proofErr w:type="gramEnd"/>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E0393A">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4273B9" w:rsidRPr="00E0393A" w:rsidRDefault="00745A46" w:rsidP="00745A46">
      <w:pPr>
        <w:pStyle w:val="tex"/>
        <w:jc w:val="center"/>
        <w:rPr>
          <w:rFonts w:eastAsiaTheme="minorEastAsia"/>
        </w:rPr>
      </w:pPr>
      <w:r w:rsidRPr="00E0393A">
        <w:rPr>
          <w:rFonts w:eastAsiaTheme="minorEastAsia"/>
        </w:rPr>
        <w:t xml:space="preserve">Tabela 3.1 </w:t>
      </w:r>
      <w:r w:rsidR="00AC0B39">
        <w:rPr>
          <w:rFonts w:eastAsiaTheme="minorEastAsia"/>
        </w:rPr>
        <w:t>Tabela de tempos de execução</w:t>
      </w:r>
      <w:r w:rsidR="000444DF">
        <w:rPr>
          <w:rFonts w:eastAsiaTheme="minorEastAsia"/>
        </w:rPr>
        <w:t>.</w:t>
      </w:r>
    </w:p>
    <w:p w:rsidR="0069339C" w:rsidRPr="00E0393A" w:rsidRDefault="004273B9" w:rsidP="00A35AE4">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E0393A">
        <w:rPr>
          <w:rFonts w:eastAsiaTheme="minorEastAsia"/>
        </w:rPr>
        <w:t xml:space="preserve">tenha </w:t>
      </w:r>
      <m:oMath>
        <m:r>
          <w:rPr>
            <w:rFonts w:ascii="Cambria Math" w:eastAsiaTheme="minorEastAsia" w:hAnsi="Cambria Math"/>
          </w:rPr>
          <m:t>cobertura</m:t>
        </m:r>
      </m:oMath>
      <w:r w:rsidR="008C0D9E" w:rsidRPr="00E0393A">
        <w:rPr>
          <w:rFonts w:eastAsiaTheme="minorEastAsia"/>
        </w:rPr>
        <w:t xml:space="preserve"> maior</w:t>
      </w:r>
      <w:proofErr w:type="gramEnd"/>
      <w:r w:rsidR="008C0D9E" w:rsidRPr="00E0393A">
        <w:rPr>
          <w:rFonts w:eastAsiaTheme="minorEastAsia"/>
        </w:rPr>
        <w:t xml:space="preserve">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E0393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3" w:name="_Toc373139546"/>
      <w:r w:rsidRPr="00E0393A">
        <w:rPr>
          <w:rFonts w:ascii="Times New Roman" w:hAnsi="Times New Roman" w:cs="Times New Roman"/>
          <w:sz w:val="24"/>
          <w:szCs w:val="24"/>
        </w:rPr>
        <w:t>Escolha dos mais aptos</w:t>
      </w:r>
      <w:bookmarkEnd w:id="53"/>
    </w:p>
    <w:p w:rsidR="00F66B06" w:rsidRPr="00E0393A" w:rsidRDefault="00F66B06" w:rsidP="00293FFA">
      <w:pPr>
        <w:spacing w:line="360" w:lineRule="auto"/>
        <w:rPr>
          <w:rFonts w:ascii="Times New Roman" w:hAnsi="Times New Roman" w:cs="Times New Roman"/>
          <w:sz w:val="24"/>
          <w:szCs w:val="24"/>
        </w:rPr>
      </w:pPr>
    </w:p>
    <w:p w:rsidR="00ED67A9" w:rsidRDefault="00ED67A9" w:rsidP="00293FFA">
      <w:pPr>
        <w:spacing w:after="0" w:line="360" w:lineRule="auto"/>
        <w:ind w:firstLine="708"/>
        <w:jc w:val="both"/>
        <w:rPr>
          <w:ins w:id="54" w:author="Gabriel Secco" w:date="2013-11-26T00:47:00Z"/>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Uma “alta aptidão” não é garantia de sucesso para um dado indivíduo</w:t>
      </w:r>
      <w:r w:rsidR="000444DF">
        <w:rPr>
          <w:rFonts w:ascii="Times New Roman" w:eastAsia="Times New Roman" w:hAnsi="Times New Roman" w:cs="Times New Roman"/>
          <w:color w:val="000000"/>
          <w:sz w:val="24"/>
          <w:szCs w:val="24"/>
        </w:rPr>
        <w:t>. Ela</w:t>
      </w:r>
      <w:r w:rsidRPr="00E0393A">
        <w:rPr>
          <w:rFonts w:ascii="Times New Roman" w:eastAsia="Times New Roman" w:hAnsi="Times New Roman" w:cs="Times New Roman"/>
          <w:color w:val="000000"/>
          <w:sz w:val="24"/>
          <w:szCs w:val="24"/>
        </w:rPr>
        <w:t xml:space="preserve"> define</w:t>
      </w:r>
      <w:r w:rsidR="000444DF">
        <w:rPr>
          <w:rFonts w:ascii="Times New Roman" w:eastAsia="Times New Roman" w:hAnsi="Times New Roman" w:cs="Times New Roman"/>
          <w:color w:val="000000"/>
          <w:sz w:val="24"/>
          <w:szCs w:val="24"/>
        </w:rPr>
        <w:t>, tão somente,</w:t>
      </w:r>
      <w:r w:rsidRPr="00E0393A">
        <w:rPr>
          <w:rFonts w:ascii="Times New Roman" w:eastAsia="Times New Roman" w:hAnsi="Times New Roman" w:cs="Times New Roman"/>
          <w:color w:val="000000"/>
          <w:sz w:val="24"/>
          <w:szCs w:val="24"/>
        </w:rPr>
        <w:t xml:space="preserve"> a probabilidade deste indivíduo participar da reprodução e propagar suas características.</w:t>
      </w:r>
      <w:r w:rsidR="00192676" w:rsidRPr="00E0393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w:t>
      </w:r>
      <w:r w:rsidR="00E3494F" w:rsidRPr="00E0393A">
        <w:rPr>
          <w:rFonts w:ascii="Times New Roman" w:eastAsia="Times New Roman" w:hAnsi="Times New Roman" w:cs="Times New Roman"/>
          <w:color w:val="000000"/>
          <w:sz w:val="24"/>
          <w:szCs w:val="24"/>
        </w:rPr>
        <w:t>elitistas</w:t>
      </w:r>
      <w:r w:rsidR="00E3494F">
        <w:rPr>
          <w:rFonts w:ascii="Times New Roman" w:eastAsia="Times New Roman" w:hAnsi="Times New Roman" w:cs="Times New Roman"/>
          <w:color w:val="000000"/>
          <w:sz w:val="24"/>
          <w:szCs w:val="24"/>
        </w:rPr>
        <w:t xml:space="preserve">. Diz-se que um Algoritmo Genético </w:t>
      </w:r>
      <w:proofErr w:type="gramStart"/>
      <w:r w:rsidR="00E3494F">
        <w:rPr>
          <w:rFonts w:ascii="Times New Roman" w:eastAsia="Times New Roman" w:hAnsi="Times New Roman" w:cs="Times New Roman"/>
          <w:color w:val="000000"/>
          <w:sz w:val="24"/>
          <w:szCs w:val="24"/>
        </w:rPr>
        <w:t xml:space="preserve">é </w:t>
      </w:r>
      <m:oMath>
        <m:r>
          <w:rPr>
            <w:rFonts w:ascii="Cambria Math" w:eastAsia="Times New Roman" w:hAnsi="Cambria Math" w:cs="Times New Roman"/>
            <w:color w:val="000000"/>
            <w:sz w:val="24"/>
            <w:szCs w:val="24"/>
          </w:rPr>
          <m:t>x</m:t>
        </m:r>
      </m:oMath>
      <w:r w:rsidR="00E3494F">
        <w:rPr>
          <w:rFonts w:ascii="Times New Roman" w:eastAsia="Times New Roman" w:hAnsi="Times New Roman" w:cs="Times New Roman"/>
          <w:color w:val="000000"/>
          <w:sz w:val="24"/>
          <w:szCs w:val="24"/>
        </w:rPr>
        <w:t xml:space="preserve"> %</w:t>
      </w:r>
      <w:proofErr w:type="gramEnd"/>
      <w:r w:rsidR="00E3494F">
        <w:rPr>
          <w:rFonts w:ascii="Times New Roman" w:eastAsia="Times New Roman" w:hAnsi="Times New Roman" w:cs="Times New Roman"/>
          <w:color w:val="000000"/>
          <w:sz w:val="24"/>
          <w:szCs w:val="24"/>
        </w:rPr>
        <w:t xml:space="preserve"> elitista quando uma parcela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x</m:t>
            </m:r>
          </m:num>
          <m:den>
            <m:r>
              <w:rPr>
                <w:rFonts w:ascii="Cambria Math" w:eastAsia="Times New Roman" w:hAnsi="Cambria Math" w:cs="Times New Roman"/>
                <w:color w:val="000000"/>
                <w:sz w:val="24"/>
                <w:szCs w:val="24"/>
              </w:rPr>
              <m:t>100</m:t>
            </m:r>
          </m:den>
        </m:f>
      </m:oMath>
      <w:r w:rsidR="00E3494F">
        <w:rPr>
          <w:rFonts w:ascii="Times New Roman" w:eastAsia="Times New Roman" w:hAnsi="Times New Roman" w:cs="Times New Roman"/>
          <w:color w:val="000000"/>
          <w:sz w:val="24"/>
          <w:szCs w:val="24"/>
        </w:rPr>
        <w:t xml:space="preserve"> de seus indivíduos são expostos a este mecanismo de escolha e os restantes escolhidos aleatoriamente.</w:t>
      </w:r>
    </w:p>
    <w:p w:rsidR="00E3494F" w:rsidRPr="00E0393A" w:rsidRDefault="00E3494F" w:rsidP="00E3494F">
      <w:pPr>
        <w:pStyle w:val="tex"/>
        <w:ind w:firstLine="708"/>
        <w:jc w:val="both"/>
        <w:pPrChange w:id="55" w:author="Gabriel Secco" w:date="2013-11-26T00:54:00Z">
          <w:pPr>
            <w:spacing w:after="0" w:line="360" w:lineRule="auto"/>
            <w:ind w:firstLine="708"/>
            <w:jc w:val="both"/>
          </w:pPr>
        </w:pPrChange>
      </w:pPr>
      <w:r>
        <w:t xml:space="preserve">A tabela abaixo apresenta valores fictícios de aptidão para uma população de 5 indivíduos. A aptidão relativa de um indivíduo é dada pela razão entre a sua aptidão e a soma total das aptidões de toda a população e está diretamente ligada a probabilidade de um indivíduo ser escolhido, conforme mostrado na </w:t>
      </w:r>
      <w:r>
        <w:fldChar w:fldCharType="begin"/>
      </w:r>
      <w:r>
        <w:instrText xml:space="preserve"> REF _Ref373190528 \h </w:instrText>
      </w:r>
      <w:r>
        <w:instrText xml:space="preserve"> \* MERGEFORMAT </w:instrText>
      </w:r>
      <w:r>
        <w:fldChar w:fldCharType="separate"/>
      </w:r>
      <w:r>
        <w:t xml:space="preserve">Figura </w:t>
      </w:r>
      <w:r>
        <w:rPr>
          <w:noProof/>
        </w:rPr>
        <w:t>9</w:t>
      </w:r>
      <w:r>
        <w:fldChar w:fldCharType="end"/>
      </w:r>
      <w:r>
        <w:t>.</w:t>
      </w:r>
    </w:p>
    <w:p w:rsidR="00ED67A9" w:rsidRPr="00E0393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ED67A9" w:rsidRPr="00E0393A" w:rsidRDefault="00A82C1C" w:rsidP="00A82C1C">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Tabela 3.2 – Valores fictícios de aptidão para o cálculo da probabilidade de se</w:t>
      </w:r>
      <w:r w:rsidR="004557DB">
        <w:rPr>
          <w:rFonts w:ascii="Times New Roman" w:eastAsia="Times New Roman" w:hAnsi="Times New Roman" w:cs="Times New Roman"/>
          <w:color w:val="000000"/>
          <w:sz w:val="24"/>
          <w:szCs w:val="24"/>
        </w:rPr>
        <w:t>r</w:t>
      </w:r>
      <w:r w:rsidRPr="00E0393A">
        <w:rPr>
          <w:rFonts w:ascii="Times New Roman" w:eastAsia="Times New Roman" w:hAnsi="Times New Roman" w:cs="Times New Roman"/>
          <w:color w:val="000000"/>
          <w:sz w:val="24"/>
          <w:szCs w:val="24"/>
        </w:rPr>
        <w:t xml:space="preserve"> escolhido para reproduzir.</w:t>
      </w:r>
    </w:p>
    <w:p w:rsidR="00C0060E" w:rsidRPr="00E0393A"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C453E3" w:rsidRDefault="00ED67A9" w:rsidP="00C453E3">
      <w:pPr>
        <w:keepNext/>
        <w:spacing w:after="0" w:line="360" w:lineRule="auto"/>
        <w:jc w:val="center"/>
      </w:pPr>
      <w:r w:rsidRPr="00E0393A">
        <w:rPr>
          <w:rFonts w:ascii="Times New Roman" w:hAnsi="Times New Roman" w:cs="Times New Roman"/>
          <w:noProof/>
          <w:sz w:val="24"/>
          <w:szCs w:val="24"/>
          <w:lang w:val="en-US"/>
        </w:rPr>
        <w:drawing>
          <wp:inline distT="0" distB="0" distL="0" distR="0" wp14:anchorId="42A61436" wp14:editId="78622891">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D67A9" w:rsidDel="00C0060E" w:rsidRDefault="00C453E3" w:rsidP="00C453E3">
      <w:pPr>
        <w:pStyle w:val="tex"/>
        <w:jc w:val="center"/>
        <w:rPr>
          <w:del w:id="56" w:author="Gabriel Secco" w:date="2013-11-26T00:56:00Z"/>
        </w:rPr>
      </w:pPr>
      <w:bookmarkStart w:id="57" w:name="_Ref373190528"/>
      <w:bookmarkStart w:id="58" w:name="_Toc373203684"/>
      <w:r>
        <w:t xml:space="preserve">Figura </w:t>
      </w:r>
      <w:r w:rsidR="00D7335D">
        <w:fldChar w:fldCharType="begin"/>
      </w:r>
      <w:r>
        <w:instrText xml:space="preserve"> SEQ Figura \* ARABIC </w:instrText>
      </w:r>
      <w:r w:rsidR="00D7335D">
        <w:fldChar w:fldCharType="separate"/>
      </w:r>
      <w:r w:rsidR="000E6DE1">
        <w:rPr>
          <w:noProof/>
        </w:rPr>
        <w:t>9</w:t>
      </w:r>
      <w:r w:rsidR="00D7335D">
        <w:fldChar w:fldCharType="end"/>
      </w:r>
      <w:bookmarkEnd w:id="57"/>
      <w:r>
        <w:t xml:space="preserve"> </w:t>
      </w:r>
      <w:r w:rsidRPr="00E0393A">
        <w:t xml:space="preserve">– Representação das probabilidades </w:t>
      </w:r>
      <w:r w:rsidR="00C0060E">
        <w:t>provenientes da aptidão relativa</w:t>
      </w:r>
      <w:ins w:id="59" w:author="Gabriel Secco" w:date="2013-11-26T00:58:00Z">
        <w:r w:rsidR="00C0060E">
          <w:t>.</w:t>
        </w:r>
      </w:ins>
      <w:bookmarkEnd w:id="58"/>
    </w:p>
    <w:p w:rsidR="00C0060E" w:rsidRDefault="00C0060E" w:rsidP="00C453E3">
      <w:pPr>
        <w:pStyle w:val="tex"/>
        <w:jc w:val="center"/>
      </w:pPr>
    </w:p>
    <w:p w:rsidR="00C0060E" w:rsidRPr="00E0393A" w:rsidRDefault="00C0060E" w:rsidP="00C0060E">
      <w:pPr>
        <w:pStyle w:val="tex"/>
        <w:ind w:firstLine="708"/>
        <w:rPr>
          <w:rFonts w:eastAsia="Times New Roman"/>
        </w:rPr>
      </w:pPr>
      <w:r>
        <w:t>É possível ver que o indivíduo 5 tem grande probabilidade de ser escolhido para reprodução comparativamente aos seus pares.</w:t>
      </w:r>
    </w:p>
    <w:p w:rsidR="00F66B06" w:rsidRPr="00E0393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0" w:name="_Toc373139547"/>
      <w:r w:rsidRPr="00E0393A">
        <w:rPr>
          <w:rFonts w:ascii="Times New Roman" w:hAnsi="Times New Roman" w:cs="Times New Roman"/>
          <w:sz w:val="24"/>
          <w:szCs w:val="24"/>
        </w:rPr>
        <w:t xml:space="preserve">Função de </w:t>
      </w:r>
      <w:r w:rsidR="00ED67A9" w:rsidRPr="00E0393A">
        <w:rPr>
          <w:rFonts w:ascii="Times New Roman" w:hAnsi="Times New Roman" w:cs="Times New Roman"/>
          <w:sz w:val="24"/>
          <w:szCs w:val="24"/>
        </w:rPr>
        <w:t>Cruzamento</w:t>
      </w:r>
      <w:bookmarkEnd w:id="60"/>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 xml:space="preserve">a dos pedaços </w:t>
      </w:r>
      <w:r w:rsidR="00582D80" w:rsidRPr="00C0060E">
        <w:rPr>
          <w:rFonts w:ascii="Times New Roman" w:hAnsi="Times New Roman" w:cs="Times New Roman"/>
          <w:sz w:val="24"/>
          <w:szCs w:val="24"/>
        </w:rPr>
        <w:t>cortados (</w:t>
      </w:r>
      <w:r w:rsidR="00C0060E" w:rsidRPr="00C0060E">
        <w:rPr>
          <w:rFonts w:ascii="Times New Roman" w:hAnsi="Times New Roman" w:cs="Times New Roman"/>
          <w:sz w:val="24"/>
          <w:szCs w:val="24"/>
        </w:rPr>
        <w:fldChar w:fldCharType="begin"/>
      </w:r>
      <w:r w:rsidR="00C0060E" w:rsidRPr="00C0060E">
        <w:rPr>
          <w:rFonts w:ascii="Times New Roman" w:hAnsi="Times New Roman" w:cs="Times New Roman"/>
          <w:sz w:val="24"/>
          <w:szCs w:val="24"/>
        </w:rPr>
        <w:instrText xml:space="preserve"> REF _Ref372876958 \h </w:instrText>
      </w:r>
      <w:r w:rsidR="00C0060E" w:rsidRPr="00C0060E">
        <w:rPr>
          <w:rFonts w:ascii="Times New Roman" w:hAnsi="Times New Roman" w:cs="Times New Roman"/>
          <w:sz w:val="24"/>
          <w:szCs w:val="24"/>
        </w:rPr>
      </w:r>
      <w:r w:rsidR="00C0060E" w:rsidRPr="00C0060E">
        <w:rPr>
          <w:rFonts w:ascii="Times New Roman" w:hAnsi="Times New Roman" w:cs="Times New Roman"/>
          <w:sz w:val="24"/>
          <w:szCs w:val="24"/>
        </w:rPr>
        <w:instrText xml:space="preserve"> \* MERGEFORMAT </w:instrText>
      </w:r>
      <w:r w:rsidR="00C0060E" w:rsidRPr="00C0060E">
        <w:rPr>
          <w:rFonts w:ascii="Times New Roman" w:hAnsi="Times New Roman" w:cs="Times New Roman"/>
          <w:sz w:val="24"/>
          <w:szCs w:val="24"/>
        </w:rPr>
        <w:fldChar w:fldCharType="separate"/>
      </w:r>
      <w:r w:rsidR="00C0060E" w:rsidRPr="00C0060E">
        <w:rPr>
          <w:rFonts w:ascii="Times New Roman" w:hAnsi="Times New Roman" w:cs="Times New Roman"/>
          <w:sz w:val="24"/>
          <w:szCs w:val="24"/>
        </w:rPr>
        <w:t xml:space="preserve">Figura </w:t>
      </w:r>
      <w:r w:rsidR="00C0060E" w:rsidRPr="00C0060E">
        <w:rPr>
          <w:rFonts w:ascii="Times New Roman" w:hAnsi="Times New Roman" w:cs="Times New Roman"/>
          <w:noProof/>
          <w:sz w:val="24"/>
          <w:szCs w:val="24"/>
        </w:rPr>
        <w:t>10</w:t>
      </w:r>
      <w:r w:rsidR="00C0060E" w:rsidRPr="00C0060E">
        <w:rPr>
          <w:rFonts w:ascii="Times New Roman" w:hAnsi="Times New Roman" w:cs="Times New Roman"/>
          <w:sz w:val="24"/>
          <w:szCs w:val="24"/>
        </w:rPr>
        <w:fldChar w:fldCharType="end"/>
      </w:r>
      <w:r w:rsidR="009964FC" w:rsidRPr="00C0060E">
        <w:rPr>
          <w:rFonts w:ascii="Times New Roman" w:hAnsi="Times New Roman" w:cs="Times New Roman"/>
          <w:sz w:val="24"/>
          <w:szCs w:val="24"/>
        </w:rPr>
        <w:t>).</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rPr>
          <w:noProof/>
          <w:lang w:val="en-US"/>
        </w:rPr>
        <w:drawing>
          <wp:inline distT="0" distB="0" distL="0" distR="0">
            <wp:extent cx="5400675" cy="23812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6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Pr="00E0393A" w:rsidRDefault="00777AA0" w:rsidP="00777AA0">
      <w:pPr>
        <w:pStyle w:val="tex"/>
        <w:jc w:val="center"/>
      </w:pPr>
      <w:bookmarkStart w:id="61" w:name="_Ref372876958"/>
      <w:bookmarkStart w:id="62" w:name="_Toc373203685"/>
      <w:r w:rsidRPr="00E0393A">
        <w:t xml:space="preserve">Figura </w:t>
      </w:r>
      <w:r w:rsidR="00D7335D" w:rsidRPr="00E0393A">
        <w:fldChar w:fldCharType="begin"/>
      </w:r>
      <w:r w:rsidRPr="00E0393A">
        <w:instrText xml:space="preserve"> SEQ Figura \* ARABIC </w:instrText>
      </w:r>
      <w:r w:rsidR="00D7335D" w:rsidRPr="00E0393A">
        <w:fldChar w:fldCharType="separate"/>
      </w:r>
      <w:r w:rsidR="000E6DE1">
        <w:rPr>
          <w:noProof/>
        </w:rPr>
        <w:t>10</w:t>
      </w:r>
      <w:r w:rsidR="00D7335D" w:rsidRPr="00E0393A">
        <w:fldChar w:fldCharType="end"/>
      </w:r>
      <w:bookmarkEnd w:id="61"/>
      <w:r w:rsidRPr="00E0393A">
        <w:t xml:space="preserve"> – Cruzamento do tipo Corte Único.</w:t>
      </w:r>
      <w:bookmarkEnd w:id="62"/>
    </w:p>
    <w:p w:rsidR="009964FC" w:rsidRPr="00E0393A" w:rsidRDefault="009964FC" w:rsidP="008727A0">
      <w:pPr>
        <w:pStyle w:val="tex"/>
        <w:ind w:firstLine="708"/>
        <w:jc w:val="both"/>
      </w:pPr>
      <w:r w:rsidRPr="00E0393A">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w:t>
      </w:r>
      <w:proofErr w:type="spellStart"/>
      <w:r w:rsidR="00BC0E29" w:rsidRPr="00E0393A">
        <w:t>m</w:t>
      </w:r>
      <w:r w:rsidR="00255928" w:rsidRPr="00E0393A">
        <w:t>ulti</w:t>
      </w:r>
      <w:proofErr w:type="spellEnd"/>
      <w:r w:rsidR="00F86D55">
        <w:t xml:space="preserve"> </w:t>
      </w:r>
      <w:r w:rsidRPr="00E0393A">
        <w:t xml:space="preserve">corte. </w:t>
      </w:r>
      <w:r w:rsidR="008727A0">
        <w:t xml:space="preserve">Nesse trabalho utilizou-se função de cruzamento </w:t>
      </w:r>
      <w:proofErr w:type="spellStart"/>
      <w:r w:rsidR="008727A0">
        <w:t>multi</w:t>
      </w:r>
      <w:proofErr w:type="spellEnd"/>
      <w:r w:rsidR="00F86D55">
        <w:t xml:space="preserve"> </w:t>
      </w:r>
      <w:r w:rsidR="008727A0">
        <w:t xml:space="preserve">corte conforme mostrado na </w:t>
      </w:r>
      <w:r w:rsidR="00A82694">
        <w:fldChar w:fldCharType="begin"/>
      </w:r>
      <w:r w:rsidR="00A82694">
        <w:instrText xml:space="preserve"> REF _Ref373000062 \h  \* MERGEFORMAT </w:instrText>
      </w:r>
      <w:r w:rsidR="00A82694">
        <w:fldChar w:fldCharType="separate"/>
      </w:r>
      <w:r w:rsidR="008727A0" w:rsidRPr="00E0393A">
        <w:t xml:space="preserve">Figura </w:t>
      </w:r>
      <w:r w:rsidR="008727A0">
        <w:rPr>
          <w:noProof/>
        </w:rPr>
        <w:t>11</w:t>
      </w:r>
      <w:r w:rsidR="00A82694">
        <w:fldChar w:fldCharType="end"/>
      </w:r>
      <w:r w:rsidR="008727A0">
        <w:t>.</w:t>
      </w:r>
    </w:p>
    <w:p w:rsidR="00F833AA" w:rsidRPr="00E0393A" w:rsidRDefault="00584E1B" w:rsidP="00F833AA">
      <w:pPr>
        <w:keepNext/>
        <w:spacing w:line="360" w:lineRule="auto"/>
        <w:jc w:val="center"/>
      </w:pPr>
      <w:r w:rsidRPr="00E0393A">
        <w:rPr>
          <w:noProof/>
          <w:lang w:val="en-US"/>
        </w:rPr>
        <w:lastRenderedPageBreak/>
        <w:drawing>
          <wp:inline distT="0" distB="0" distL="0" distR="0">
            <wp:extent cx="5419725" cy="2562225"/>
            <wp:effectExtent l="76200" t="76200" r="14287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41972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Pr="00E0393A" w:rsidRDefault="00F833AA" w:rsidP="00F833AA">
      <w:pPr>
        <w:pStyle w:val="tex"/>
        <w:jc w:val="center"/>
      </w:pPr>
      <w:bookmarkStart w:id="63" w:name="_Ref373000062"/>
      <w:bookmarkStart w:id="64" w:name="_Toc373203686"/>
      <w:r w:rsidRPr="00E0393A">
        <w:t xml:space="preserve">Figura </w:t>
      </w:r>
      <w:r w:rsidR="00D7335D" w:rsidRPr="00E0393A">
        <w:fldChar w:fldCharType="begin"/>
      </w:r>
      <w:r w:rsidRPr="00E0393A">
        <w:instrText xml:space="preserve"> SEQ Figura \* ARABIC </w:instrText>
      </w:r>
      <w:r w:rsidR="00D7335D" w:rsidRPr="00E0393A">
        <w:fldChar w:fldCharType="separate"/>
      </w:r>
      <w:r w:rsidR="000E6DE1">
        <w:rPr>
          <w:noProof/>
        </w:rPr>
        <w:t>11</w:t>
      </w:r>
      <w:r w:rsidR="00D7335D" w:rsidRPr="00E0393A">
        <w:fldChar w:fldCharType="end"/>
      </w:r>
      <w:bookmarkEnd w:id="63"/>
      <w:r w:rsidRPr="00E0393A">
        <w:t xml:space="preserve"> – Cruzamento do tipo </w:t>
      </w:r>
      <w:proofErr w:type="spellStart"/>
      <w:r w:rsidRPr="00E0393A">
        <w:t>Multi</w:t>
      </w:r>
      <w:proofErr w:type="spellEnd"/>
      <w:r w:rsidRPr="00E0393A">
        <w:t xml:space="preserve"> Corte.</w:t>
      </w:r>
      <w:bookmarkEnd w:id="64"/>
    </w:p>
    <w:p w:rsidR="00336BA9" w:rsidRPr="00E0393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5" w:name="_Toc373139548"/>
      <w:r w:rsidRPr="00E0393A">
        <w:rPr>
          <w:rFonts w:ascii="Times New Roman" w:hAnsi="Times New Roman" w:cs="Times New Roman"/>
          <w:sz w:val="24"/>
          <w:szCs w:val="24"/>
        </w:rPr>
        <w:t>Mutação</w:t>
      </w:r>
      <w:bookmarkEnd w:id="65"/>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582D80" w:rsidRPr="00E0393A">
        <w:t xml:space="preserve">ótima. (Thomas </w:t>
      </w:r>
      <w:proofErr w:type="spellStart"/>
      <w:r w:rsidR="00582D80" w:rsidRPr="00E0393A">
        <w:t>Bäck</w:t>
      </w:r>
      <w:proofErr w:type="spellEnd"/>
      <w:r w:rsidR="00582D80" w:rsidRPr="00E0393A">
        <w:t>, 1993</w:t>
      </w:r>
      <w:r w:rsidRPr="00E0393A">
        <w:t>)</w:t>
      </w:r>
    </w:p>
    <w:p w:rsidR="004C3A81" w:rsidRPr="00E0393A" w:rsidRDefault="004C3A81" w:rsidP="00A10A44">
      <w:pPr>
        <w:pStyle w:val="tex"/>
        <w:ind w:firstLine="708"/>
        <w:jc w:val="both"/>
      </w:pPr>
      <w:r w:rsidRPr="00E0393A">
        <w:t xml:space="preserve">A mutação </w:t>
      </w:r>
      <w:r w:rsidR="00E57CDD" w:rsidRPr="00E0393A">
        <w:t xml:space="preserve">consiste de um evento puramente aleatório </w:t>
      </w:r>
      <w:r w:rsidR="000A2E12" w:rsidRPr="00E0393A">
        <w:t>que troca o valor de alguns bits dos filhos gerados do cruzamento.</w:t>
      </w:r>
    </w:p>
    <w:p w:rsidR="00F34592" w:rsidRPr="00E0393A" w:rsidRDefault="00F34592" w:rsidP="00F34592">
      <w:pPr>
        <w:pStyle w:val="tex"/>
        <w:jc w:val="both"/>
      </w:pPr>
    </w:p>
    <w:p w:rsidR="005B39F9" w:rsidRDefault="00CC5CDA" w:rsidP="005B39F9">
      <w:pPr>
        <w:pStyle w:val="tex"/>
        <w:keepNext/>
        <w:jc w:val="center"/>
      </w:pPr>
      <w:r w:rsidRPr="00E0393A">
        <w:rPr>
          <w:noProof/>
          <w:lang w:val="en-US"/>
        </w:rPr>
        <w:drawing>
          <wp:inline distT="0" distB="0" distL="0" distR="0">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933950" cy="2047875"/>
                    </a:xfrm>
                    <a:prstGeom prst="rect">
                      <a:avLst/>
                    </a:prstGeom>
                  </pic:spPr>
                </pic:pic>
              </a:graphicData>
            </a:graphic>
          </wp:inline>
        </w:drawing>
      </w:r>
    </w:p>
    <w:p w:rsidR="00ED536E" w:rsidRPr="00E0393A" w:rsidRDefault="005B39F9" w:rsidP="005B39F9">
      <w:pPr>
        <w:pStyle w:val="tex"/>
        <w:jc w:val="center"/>
      </w:pPr>
      <w:bookmarkStart w:id="66" w:name="_Toc373203687"/>
      <w:r>
        <w:t xml:space="preserve">Figura </w:t>
      </w:r>
      <w:r w:rsidR="00D7335D">
        <w:fldChar w:fldCharType="begin"/>
      </w:r>
      <w:r>
        <w:instrText xml:space="preserve"> SEQ Figura \* ARABIC </w:instrText>
      </w:r>
      <w:r w:rsidR="00D7335D">
        <w:fldChar w:fldCharType="separate"/>
      </w:r>
      <w:r w:rsidR="000E6DE1">
        <w:rPr>
          <w:noProof/>
        </w:rPr>
        <w:t>12</w:t>
      </w:r>
      <w:r w:rsidR="00D7335D">
        <w:fldChar w:fldCharType="end"/>
      </w:r>
      <w:r>
        <w:t xml:space="preserve"> </w:t>
      </w:r>
      <w:r w:rsidRPr="00E0393A">
        <w:t>– Individuo sofrendo mutação de dois bits.</w:t>
      </w:r>
      <w:bookmarkEnd w:id="66"/>
    </w:p>
    <w:p w:rsidR="006D4010" w:rsidRPr="00E0393A" w:rsidRDefault="00611901" w:rsidP="00F34592">
      <w:pPr>
        <w:pStyle w:val="tex"/>
        <w:ind w:firstLine="708"/>
        <w:jc w:val="both"/>
      </w:pPr>
      <w:r w:rsidRPr="00E0393A">
        <w:lastRenderedPageBreak/>
        <w:t xml:space="preserve">A probabilidade </w:t>
      </w:r>
      <w:r w:rsidR="00E21894">
        <w:t xml:space="preserve">da ocorrência de mutação </w:t>
      </w:r>
      <w:r w:rsidRPr="00E0393A">
        <w:t xml:space="preserve">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0C25B0" w:rsidRPr="00E0393A" w:rsidDel="00384720" w:rsidRDefault="00611901" w:rsidP="000C25B0">
      <w:pPr>
        <w:pStyle w:val="tex"/>
        <w:ind w:firstLine="708"/>
        <w:jc w:val="both"/>
        <w:rPr>
          <w:del w:id="67" w:author="Gabriel Secco" w:date="2013-11-26T01:13:00Z"/>
        </w:rPr>
      </w:pPr>
      <w:r w:rsidRPr="00E0393A">
        <w:t>Na</w:t>
      </w:r>
      <w:r w:rsidR="001A5A89" w:rsidRPr="00E0393A">
        <w:t>s</w:t>
      </w:r>
      <w:r w:rsidRPr="00E0393A">
        <w:t xml:space="preserve"> Fig</w:t>
      </w:r>
      <w:r w:rsidR="00E21894">
        <w:t>uras</w:t>
      </w:r>
      <w:r w:rsidR="001A743B">
        <w:t xml:space="preserve">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w:t>
      </w:r>
      <w:r w:rsidR="00E21894">
        <w:t>ões</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w:t>
      </w:r>
      <w:r w:rsidR="00E21894">
        <w:t xml:space="preserve">(fitness) </w:t>
      </w:r>
      <w:r w:rsidR="001A743B">
        <w:t>para</w:t>
      </w:r>
      <w:r w:rsidR="006D4010" w:rsidRPr="00E0393A">
        <w:t xml:space="preserve"> probabilidades de mutaç</w:t>
      </w:r>
      <w:r w:rsidR="001A5A89" w:rsidRPr="00E0393A">
        <w:t>ão 50% ,</w:t>
      </w:r>
      <w:r w:rsidR="000C25B0" w:rsidRPr="00E0393A">
        <w:t>5</w:t>
      </w:r>
      <w:proofErr w:type="gramStart"/>
      <w:r w:rsidR="000C25B0" w:rsidRPr="00E0393A">
        <w:t>% ,</w:t>
      </w:r>
      <w:proofErr w:type="gramEnd"/>
      <w:r w:rsidR="000C25B0" w:rsidRPr="00E0393A">
        <w:t xml:space="preserve"> 0,</w:t>
      </w:r>
      <w:r w:rsidR="001A5A89" w:rsidRPr="00E0393A">
        <w:t>5%</w:t>
      </w:r>
      <w:r w:rsidR="000C25B0" w:rsidRPr="00E0393A">
        <w:t xml:space="preserve"> e 0,1%</w:t>
      </w:r>
      <w:r w:rsidR="001A5A89" w:rsidRPr="00E0393A">
        <w:t xml:space="preserve"> por bit.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162(9 roteadores</w:t>
      </w:r>
      <w:proofErr w:type="gramStart"/>
      <w:r w:rsidR="00384720">
        <w:t xml:space="preserve">, </w:t>
      </w:r>
      <m:oMath>
        <m:r>
          <w:rPr>
            <w:rFonts w:ascii="Cambria Math" w:hAnsi="Cambria Math"/>
          </w:rPr>
          <m:t>grain=9</m:t>
        </m:r>
      </m:oMath>
      <w:r w:rsidR="00F34592" w:rsidRPr="00E0393A">
        <w:t>)</w:t>
      </w:r>
      <w:proofErr w:type="gramEnd"/>
      <w:r w:rsidR="00F34592" w:rsidRPr="00E0393A">
        <w:t>.</w:t>
      </w:r>
      <w:r w:rsidR="00E21894">
        <w:t xml:space="preserve"> </w:t>
      </w:r>
      <w:r w:rsidR="006850AD">
        <w:t xml:space="preserve">No </w:t>
      </w:r>
      <w:proofErr w:type="gramStart"/>
      <w:r w:rsidR="006850AD">
        <w:t xml:space="preserve">eixo </w:t>
      </w:r>
      <m:oMath>
        <m:r>
          <w:rPr>
            <w:rFonts w:ascii="Cambria Math" w:hAnsi="Cambria Math"/>
          </w:rPr>
          <m:t>x</m:t>
        </m:r>
      </m:oMath>
      <w:r w:rsidR="006850AD">
        <w:t xml:space="preserve"> do</w:t>
      </w:r>
      <w:proofErr w:type="gramEnd"/>
      <w:r w:rsidR="006850AD">
        <w:t xml:space="preserve"> gráfico estão as iterações, neste exemplo de 1 a 100 e no eixo </w:t>
      </w:r>
      <m:oMath>
        <m:r>
          <w:rPr>
            <w:rFonts w:ascii="Cambria Math" w:hAnsi="Cambria Math"/>
          </w:rPr>
          <m:t>y</m:t>
        </m:r>
      </m:oMath>
      <w:r w:rsidR="006850AD">
        <w:t xml:space="preserve"> o valor da aptidão.</w:t>
      </w:r>
    </w:p>
    <w:p w:rsidR="00384720" w:rsidRDefault="00F34592" w:rsidP="00384720">
      <w:pPr>
        <w:pStyle w:val="tex"/>
        <w:ind w:firstLine="708"/>
        <w:jc w:val="center"/>
        <w:rPr>
          <w:ins w:id="68" w:author="Gabriel Secco" w:date="2013-11-26T01:14:00Z"/>
        </w:rPr>
      </w:pPr>
      <w:r w:rsidRPr="00E0393A">
        <w:rPr>
          <w:noProof/>
          <w:lang w:val="en-US"/>
        </w:rPr>
        <w:drawing>
          <wp:inline distT="0" distB="0" distL="0" distR="0" wp14:anchorId="5386875C" wp14:editId="6B03B5E7">
            <wp:extent cx="3992880" cy="2994660"/>
            <wp:effectExtent l="19050" t="0" r="762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2880" cy="2994660"/>
                    </a:xfrm>
                    <a:prstGeom prst="rect">
                      <a:avLst/>
                    </a:prstGeom>
                    <a:noFill/>
                    <a:ln>
                      <a:noFill/>
                    </a:ln>
                  </pic:spPr>
                </pic:pic>
              </a:graphicData>
            </a:graphic>
          </wp:inline>
        </w:drawing>
      </w:r>
    </w:p>
    <w:p w:rsidR="00384720" w:rsidRDefault="003259E6" w:rsidP="00384720">
      <w:pPr>
        <w:pStyle w:val="tex"/>
        <w:ind w:firstLine="708"/>
        <w:jc w:val="center"/>
        <w:rPr>
          <w:ins w:id="69" w:author="Gabriel Secco" w:date="2013-11-26T01:14:00Z"/>
        </w:rPr>
      </w:pPr>
      <w:bookmarkStart w:id="70" w:name="_Toc373203688"/>
      <w:r>
        <w:t xml:space="preserve">Figura </w:t>
      </w:r>
      <w:r w:rsidR="00D7335D">
        <w:fldChar w:fldCharType="begin"/>
      </w:r>
      <w:r>
        <w:instrText xml:space="preserve"> SEQ Figura \* ARABIC </w:instrText>
      </w:r>
      <w:r w:rsidR="00D7335D">
        <w:fldChar w:fldCharType="separate"/>
      </w:r>
      <w:r w:rsidR="000E6DE1">
        <w:rPr>
          <w:noProof/>
        </w:rPr>
        <w:t>13</w:t>
      </w:r>
      <w:r w:rsidR="00D7335D">
        <w:fldChar w:fldCharType="end"/>
      </w:r>
      <w:r>
        <w:t xml:space="preserve"> </w:t>
      </w:r>
      <w:r w:rsidRPr="00E0393A">
        <w:t>– Aptidão máxima e média para probabilidade de mutação igual a 50% por bit.</w:t>
      </w:r>
      <w:bookmarkEnd w:id="70"/>
    </w:p>
    <w:p w:rsidR="00771A70" w:rsidRDefault="001A5A89" w:rsidP="00384720">
      <w:pPr>
        <w:pStyle w:val="tex"/>
        <w:ind w:firstLine="708"/>
        <w:jc w:val="center"/>
      </w:pPr>
      <w:r w:rsidRPr="00E0393A">
        <w:rPr>
          <w:noProof/>
          <w:lang w:val="en-US"/>
        </w:rPr>
        <w:lastRenderedPageBreak/>
        <w:drawing>
          <wp:inline distT="0" distB="0" distL="0" distR="0" wp14:anchorId="086644D3" wp14:editId="566B0753">
            <wp:extent cx="4171950" cy="3128962"/>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0" cy="3128962"/>
                    </a:xfrm>
                    <a:prstGeom prst="rect">
                      <a:avLst/>
                    </a:prstGeom>
                    <a:noFill/>
                    <a:ln>
                      <a:noFill/>
                    </a:ln>
                  </pic:spPr>
                </pic:pic>
              </a:graphicData>
            </a:graphic>
          </wp:inline>
        </w:drawing>
      </w:r>
    </w:p>
    <w:p w:rsidR="004E5C9F" w:rsidRDefault="00771A70" w:rsidP="001A743B">
      <w:pPr>
        <w:pStyle w:val="tex"/>
        <w:jc w:val="center"/>
      </w:pPr>
      <w:bookmarkStart w:id="71" w:name="_Toc373203689"/>
      <w:r w:rsidRPr="001A743B">
        <w:t xml:space="preserve">Figura </w:t>
      </w:r>
      <w:r w:rsidR="00D7335D" w:rsidRPr="001A743B">
        <w:fldChar w:fldCharType="begin"/>
      </w:r>
      <w:r w:rsidRPr="001A743B">
        <w:instrText xml:space="preserve"> SEQ Figura \* ARABIC </w:instrText>
      </w:r>
      <w:r w:rsidR="00D7335D" w:rsidRPr="001A743B">
        <w:fldChar w:fldCharType="separate"/>
      </w:r>
      <w:r w:rsidR="000E6DE1">
        <w:rPr>
          <w:noProof/>
        </w:rPr>
        <w:t>14</w:t>
      </w:r>
      <w:r w:rsidR="00D7335D" w:rsidRPr="001A743B">
        <w:fldChar w:fldCharType="end"/>
      </w:r>
      <w:r w:rsidR="001A743B" w:rsidRPr="001A743B">
        <w:t xml:space="preserve"> – Aptidão máxima e média para probabilidade de mutação igual a 5% por bit.</w:t>
      </w:r>
      <w:bookmarkEnd w:id="71"/>
    </w:p>
    <w:p w:rsidR="001A743B" w:rsidRPr="00E0393A" w:rsidRDefault="001A743B" w:rsidP="001A743B">
      <w:pPr>
        <w:pStyle w:val="tex"/>
        <w:jc w:val="center"/>
      </w:pPr>
    </w:p>
    <w:p w:rsidR="004E5C9F" w:rsidRPr="00E0393A" w:rsidRDefault="001A743B" w:rsidP="00384720">
      <w:pPr>
        <w:pStyle w:val="tex"/>
        <w:ind w:firstLine="708"/>
        <w:jc w:val="both"/>
      </w:pPr>
      <w:r>
        <w:t>Nos dois casos acima, o ní</w:t>
      </w:r>
      <w:r w:rsidR="004E5C9F" w:rsidRPr="00E0393A">
        <w:t>vel de mutação é tão grande que mesmo o direcionamento pela função de aptidão não é capaz de manter a qualidade da população.</w:t>
      </w:r>
      <w:r w:rsidR="00384720">
        <w:t xml:space="preserve"> Este tipo de comportamento não é o desejado.</w:t>
      </w:r>
    </w:p>
    <w:p w:rsidR="004D6995" w:rsidRDefault="004E5C9F" w:rsidP="004D6995">
      <w:pPr>
        <w:pStyle w:val="tex"/>
        <w:keepNext/>
        <w:jc w:val="center"/>
      </w:pPr>
      <w:r w:rsidRPr="00E0393A">
        <w:rPr>
          <w:noProof/>
          <w:lang w:val="en-US"/>
        </w:rPr>
        <w:lastRenderedPageBreak/>
        <w:drawing>
          <wp:inline distT="0" distB="0" distL="0" distR="0">
            <wp:extent cx="4659630" cy="3494723"/>
            <wp:effectExtent l="19050" t="0" r="762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9860" cy="3494895"/>
                    </a:xfrm>
                    <a:prstGeom prst="rect">
                      <a:avLst/>
                    </a:prstGeom>
                    <a:noFill/>
                    <a:ln>
                      <a:noFill/>
                    </a:ln>
                  </pic:spPr>
                </pic:pic>
              </a:graphicData>
            </a:graphic>
          </wp:inline>
        </w:drawing>
      </w:r>
    </w:p>
    <w:p w:rsidR="004E5C9F" w:rsidRPr="00E0393A" w:rsidRDefault="004D6995" w:rsidP="00384720">
      <w:pPr>
        <w:pStyle w:val="tex"/>
        <w:jc w:val="center"/>
      </w:pPr>
      <w:bookmarkStart w:id="72" w:name="_Ref373192215"/>
      <w:bookmarkStart w:id="73" w:name="_Toc373203690"/>
      <w:r>
        <w:t xml:space="preserve">Figura </w:t>
      </w:r>
      <w:r w:rsidR="00D7335D">
        <w:rPr>
          <w:i/>
          <w:iCs/>
        </w:rPr>
        <w:fldChar w:fldCharType="begin"/>
      </w:r>
      <w:r>
        <w:instrText xml:space="preserve"> SEQ Figura \* ARABIC </w:instrText>
      </w:r>
      <w:r w:rsidR="00D7335D">
        <w:rPr>
          <w:i/>
          <w:iCs/>
        </w:rPr>
        <w:fldChar w:fldCharType="separate"/>
      </w:r>
      <w:r w:rsidR="00210566">
        <w:rPr>
          <w:noProof/>
        </w:rPr>
        <w:t>15</w:t>
      </w:r>
      <w:r w:rsidR="00D7335D">
        <w:rPr>
          <w:i/>
          <w:iCs/>
        </w:rPr>
        <w:fldChar w:fldCharType="end"/>
      </w:r>
      <w:bookmarkEnd w:id="72"/>
      <w:r w:rsidR="00384720">
        <w:rPr>
          <w:i/>
          <w:iCs/>
        </w:rPr>
        <w:t xml:space="preserve"> - </w:t>
      </w:r>
      <w:r w:rsidR="00384720" w:rsidRPr="00E0393A">
        <w:t>Aptidão máxima e média para probabilidade de mutação igual a 0,5% por bit.</w:t>
      </w:r>
      <w:bookmarkEnd w:id="73"/>
    </w:p>
    <w:p w:rsidR="004E5C9F" w:rsidRPr="00E0393A" w:rsidRDefault="004E5C9F" w:rsidP="008366B1">
      <w:pPr>
        <w:pStyle w:val="tex"/>
      </w:pPr>
    </w:p>
    <w:p w:rsidR="004E5C9F" w:rsidRPr="00E0393A" w:rsidRDefault="008366B1" w:rsidP="0018658B">
      <w:pPr>
        <w:pStyle w:val="tex"/>
        <w:jc w:val="both"/>
      </w:pPr>
      <w:r w:rsidRPr="00E0393A">
        <w:tab/>
        <w:t>Neste caso, a variação para a aptidão máxima ainda é muito grande. No entanto, a média é consideravelmente maior do que nos casos anteriores</w:t>
      </w:r>
      <w:r w:rsidR="0018658B">
        <w:t xml:space="preserve"> e o valor máximo oscila entre 7 e 9,4. Este comportamento é mais próximo do desejado do que os dois anteriores,</w:t>
      </w:r>
      <w:r w:rsidR="006850AD">
        <w:t xml:space="preserve"> o que indica que</w:t>
      </w:r>
      <w:r w:rsidR="0018658B">
        <w:t xml:space="preserve"> mais uma ou duas iterações de redução na taxa de mutação devam ser suficientes.</w:t>
      </w:r>
    </w:p>
    <w:p w:rsidR="008366B1" w:rsidRPr="00E0393A" w:rsidRDefault="008366B1" w:rsidP="008366B1">
      <w:pPr>
        <w:pStyle w:val="tex"/>
      </w:pPr>
    </w:p>
    <w:p w:rsidR="004D6995" w:rsidRDefault="000C25B0" w:rsidP="004D6995">
      <w:pPr>
        <w:pStyle w:val="tex"/>
        <w:keepNext/>
        <w:jc w:val="center"/>
      </w:pPr>
      <w:r w:rsidRPr="00E0393A">
        <w:rPr>
          <w:noProof/>
          <w:lang w:val="en-US"/>
        </w:rPr>
        <w:lastRenderedPageBreak/>
        <w:drawing>
          <wp:inline distT="0" distB="0" distL="0" distR="0">
            <wp:extent cx="4648200" cy="3486150"/>
            <wp:effectExtent l="1905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5990" cy="3484492"/>
                    </a:xfrm>
                    <a:prstGeom prst="rect">
                      <a:avLst/>
                    </a:prstGeom>
                    <a:noFill/>
                    <a:ln>
                      <a:noFill/>
                    </a:ln>
                  </pic:spPr>
                </pic:pic>
              </a:graphicData>
            </a:graphic>
          </wp:inline>
        </w:drawing>
      </w:r>
    </w:p>
    <w:p w:rsidR="000C25B0" w:rsidRPr="00E0393A" w:rsidRDefault="004D6995" w:rsidP="0018658B">
      <w:pPr>
        <w:pStyle w:val="tex"/>
        <w:jc w:val="center"/>
      </w:pPr>
      <w:bookmarkStart w:id="74" w:name="_Ref373192251"/>
      <w:bookmarkStart w:id="75" w:name="_Toc373203691"/>
      <w:r>
        <w:t xml:space="preserve">Figura </w:t>
      </w:r>
      <w:r w:rsidR="00D7335D">
        <w:rPr>
          <w:i/>
          <w:iCs/>
        </w:rPr>
        <w:fldChar w:fldCharType="begin"/>
      </w:r>
      <w:r>
        <w:instrText xml:space="preserve"> SEQ Figura \* ARABIC </w:instrText>
      </w:r>
      <w:r w:rsidR="00D7335D">
        <w:rPr>
          <w:i/>
          <w:iCs/>
        </w:rPr>
        <w:fldChar w:fldCharType="separate"/>
      </w:r>
      <w:r w:rsidR="00210566">
        <w:rPr>
          <w:noProof/>
        </w:rPr>
        <w:t>16</w:t>
      </w:r>
      <w:r w:rsidR="00D7335D">
        <w:rPr>
          <w:i/>
          <w:iCs/>
        </w:rPr>
        <w:fldChar w:fldCharType="end"/>
      </w:r>
      <w:bookmarkEnd w:id="74"/>
      <w:r w:rsidR="0018658B">
        <w:rPr>
          <w:i/>
          <w:iCs/>
        </w:rPr>
        <w:t xml:space="preserve"> </w:t>
      </w:r>
      <w:r w:rsidR="0018658B" w:rsidRPr="00E0393A">
        <w:t>– Aptidão máxima e média para probabilidade de mutação igual a 0,1% por bit.</w:t>
      </w:r>
      <w:bookmarkEnd w:id="75"/>
    </w:p>
    <w:p w:rsidR="004C076F" w:rsidRPr="00E0393A" w:rsidRDefault="004C076F" w:rsidP="008366B1">
      <w:pPr>
        <w:pStyle w:val="tex"/>
      </w:pPr>
    </w:p>
    <w:p w:rsidR="008366B1" w:rsidRPr="00E0393A" w:rsidRDefault="008366B1" w:rsidP="008366B1">
      <w:pPr>
        <w:pStyle w:val="tex"/>
      </w:pPr>
      <w:r w:rsidRPr="00E0393A">
        <w:tab/>
        <w:t>Aqui, o comportamento evolutivo pode ser melhor observado. A aptidão média é a maior dentre os quatro casos analisados.</w:t>
      </w:r>
    </w:p>
    <w:p w:rsidR="008366B1" w:rsidRPr="00E0393A" w:rsidRDefault="008366B1" w:rsidP="008366B1">
      <w:pPr>
        <w:pStyle w:val="tex"/>
      </w:pPr>
      <w:r w:rsidRPr="00E0393A">
        <w:tab/>
      </w:r>
      <w:r w:rsidR="00906468" w:rsidRPr="00E0393A">
        <w:t xml:space="preserve">Com o </w:t>
      </w:r>
      <w:r w:rsidR="00FD6BEE" w:rsidRPr="00E0393A">
        <w:t>número</w:t>
      </w:r>
      <w:r w:rsidR="00906468" w:rsidRPr="00E0393A">
        <w:t xml:space="preserve"> de bits e a probabilidade de bits podemos calcular o valor esperado d</w:t>
      </w:r>
      <w:ins w:id="76" w:author="Gabriel Secco" w:date="2013-11-26T01:24:00Z">
        <w:r w:rsidR="00882660">
          <w:t xml:space="preserve">o </w:t>
        </w:r>
      </w:ins>
      <w:r w:rsidR="00882660">
        <w:t>número d</w:t>
      </w:r>
      <w:r w:rsidR="00386864">
        <w:t>e</w:t>
      </w:r>
      <w:r w:rsidR="00906468" w:rsidRPr="00E0393A">
        <w:t xml:space="preserve"> bits modificados </w:t>
      </w:r>
      <w:r w:rsidR="00545E15">
        <w:t>em um</w:t>
      </w:r>
      <w:r w:rsidR="00906468" w:rsidRPr="00E0393A">
        <w:t xml:space="preserve">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906468" w:rsidRPr="00E0393A" w:rsidRDefault="00906468" w:rsidP="008366B1">
      <w:pPr>
        <w:pStyle w:val="tex"/>
        <w:rPr>
          <w:rFonts w:eastAsiaTheme="minorEastAsia"/>
        </w:rPr>
      </w:pPr>
      <w:r w:rsidRPr="00E0393A">
        <w:rPr>
          <w:rFonts w:eastAsiaTheme="minorEastAsia"/>
        </w:rPr>
        <w:tab/>
      </w:r>
      <w:proofErr w:type="gramStart"/>
      <w:r w:rsidRPr="00E0393A">
        <w:rPr>
          <w:rFonts w:eastAsiaTheme="minorEastAsia"/>
        </w:rPr>
        <w:t xml:space="preserve">Onde </w:t>
      </w:r>
      <m:oMath>
        <m:r>
          <w:rPr>
            <w:rFonts w:ascii="Cambria Math" w:eastAsiaTheme="minorEastAsia" w:hAnsi="Cambria Math"/>
          </w:rPr>
          <m:t>n</m:t>
        </m:r>
      </m:oMath>
      <w:r w:rsidRPr="00E0393A">
        <w:rPr>
          <w:rFonts w:eastAsiaTheme="minorEastAsia"/>
        </w:rPr>
        <w:t xml:space="preserve"> representa</w:t>
      </w:r>
      <w:proofErr w:type="gramEnd"/>
      <w:r w:rsidRPr="00E0393A">
        <w:rPr>
          <w:rFonts w:eastAsiaTheme="minorEastAsia"/>
        </w:rPr>
        <w:t xml:space="preserve"> o tamanho do </w:t>
      </w:r>
      <w:proofErr w:type="spellStart"/>
      <w:r w:rsidRPr="00E0393A">
        <w:rPr>
          <w:rFonts w:eastAsiaTheme="minorEastAsia"/>
        </w:rPr>
        <w:t>individuo</w:t>
      </w:r>
      <w:proofErr w:type="spellEnd"/>
      <w:r w:rsidRPr="00E0393A">
        <w:rPr>
          <w:rFonts w:eastAsiaTheme="minorEastAsia"/>
        </w:rPr>
        <w:t xml:space="preserve"> em </w:t>
      </w:r>
      <w:proofErr w:type="spellStart"/>
      <w:r w:rsidRPr="00E0393A">
        <w:rPr>
          <w:rFonts w:eastAsiaTheme="minorEastAsia"/>
        </w:rPr>
        <w:t>numero</w:t>
      </w:r>
      <w:proofErr w:type="spellEnd"/>
      <w:r w:rsidRPr="00E0393A">
        <w:rPr>
          <w:rFonts w:eastAsiaTheme="minorEastAsia"/>
        </w:rPr>
        <w:t xml:space="preserve"> de bits e </w:t>
      </w:r>
      <m:oMath>
        <m:r>
          <w:rPr>
            <w:rFonts w:ascii="Cambria Math" w:eastAsiaTheme="minorEastAsia" w:hAnsi="Cambria Math"/>
          </w:rPr>
          <m:t>p</m:t>
        </m:r>
      </m:oMath>
      <w:r w:rsidRPr="00E0393A">
        <w:rPr>
          <w:rFonts w:eastAsiaTheme="minorEastAsia"/>
        </w:rPr>
        <w:t xml:space="preserve"> a porcentagem</w:t>
      </w:r>
      <w:r w:rsidR="00CD07BE">
        <w:rPr>
          <w:rFonts w:eastAsiaTheme="minorEastAsia"/>
        </w:rPr>
        <w:t xml:space="preserve"> ou probabilidade</w:t>
      </w:r>
      <w:r w:rsidRPr="00E0393A">
        <w:rPr>
          <w:rFonts w:eastAsiaTheme="minorEastAsia"/>
        </w:rPr>
        <w:t xml:space="preserve"> de mutação por bit. </w:t>
      </w: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906468" w:rsidRPr="00E0393A" w:rsidRDefault="00FD6BEE" w:rsidP="00906468">
      <w:pPr>
        <w:pStyle w:val="tex"/>
        <w:jc w:val="center"/>
        <w:rPr>
          <w:rFonts w:eastAsiaTheme="minorEastAsia"/>
        </w:rPr>
      </w:pPr>
      <w:r w:rsidRPr="00E0393A">
        <w:rPr>
          <w:rFonts w:eastAsiaTheme="minorEastAsia"/>
        </w:rPr>
        <w:t>Tabela 3.3 – Valor esperado d</w:t>
      </w:r>
      <w:r w:rsidR="00545E15">
        <w:rPr>
          <w:rFonts w:eastAsiaTheme="minorEastAsia"/>
        </w:rPr>
        <w:t xml:space="preserve">o </w:t>
      </w:r>
      <w:proofErr w:type="spellStart"/>
      <w:r w:rsidR="00545E15">
        <w:rPr>
          <w:rFonts w:eastAsiaTheme="minorEastAsia"/>
        </w:rPr>
        <w:t>numero</w:t>
      </w:r>
      <w:proofErr w:type="spellEnd"/>
      <w:r w:rsidR="00545E15">
        <w:rPr>
          <w:rFonts w:eastAsiaTheme="minorEastAsia"/>
        </w:rPr>
        <w:t xml:space="preserve"> d</w:t>
      </w:r>
      <w:r w:rsidR="00386864">
        <w:rPr>
          <w:rFonts w:eastAsiaTheme="minorEastAsia"/>
        </w:rPr>
        <w:t>e</w:t>
      </w:r>
      <w:r w:rsidRPr="00E0393A">
        <w:rPr>
          <w:rFonts w:eastAsiaTheme="minorEastAsia"/>
        </w:rPr>
        <w:t xml:space="preserve"> bits modificados </w:t>
      </w:r>
      <w:r w:rsidR="00545E15">
        <w:rPr>
          <w:rFonts w:eastAsiaTheme="minorEastAsia"/>
        </w:rPr>
        <w:t>em um</w:t>
      </w:r>
      <w:r w:rsidRPr="00E0393A">
        <w:rPr>
          <w:rFonts w:eastAsiaTheme="minorEastAsia"/>
        </w:rPr>
        <w:t xml:space="preserve"> </w:t>
      </w:r>
      <w:r w:rsidR="009B2A7C" w:rsidRPr="00E0393A">
        <w:rPr>
          <w:rFonts w:eastAsiaTheme="minorEastAsia"/>
        </w:rPr>
        <w:t>indivíduo</w:t>
      </w:r>
      <w:r w:rsidRPr="00E0393A">
        <w:rPr>
          <w:rFonts w:eastAsiaTheme="minorEastAsia"/>
        </w:rPr>
        <w:t>.</w:t>
      </w:r>
    </w:p>
    <w:p w:rsidR="00E81726" w:rsidRPr="00E0393A" w:rsidRDefault="00E81726" w:rsidP="00E81726">
      <w:pPr>
        <w:pStyle w:val="tex"/>
        <w:ind w:firstLine="708"/>
        <w:rPr>
          <w:rFonts w:eastAsiaTheme="minorEastAsia"/>
        </w:rPr>
      </w:pPr>
      <w:r w:rsidRPr="00E0393A">
        <w:t xml:space="preserve">Em algoritmos </w:t>
      </w:r>
      <w:r w:rsidR="00D51091" w:rsidRPr="00E0393A">
        <w:t>genéticos</w:t>
      </w:r>
      <w:r w:rsidRPr="00E0393A">
        <w:t xml:space="preserve">, a probabilidade de mutação mais recorrentemente aplicada é </w:t>
      </w:r>
      <w:proofErr w:type="gramStart"/>
      <w:r w:rsidRPr="00E0393A">
        <w:t xml:space="preserve">de </w:t>
      </w:r>
      <m:oMath>
        <m:r>
          <w:rPr>
            <w:rFonts w:ascii="Cambria Math" w:hAnsi="Cambria Math"/>
          </w:rPr>
          <m:t>1/n</m:t>
        </m:r>
      </m:oMath>
      <w:r w:rsidRPr="00E0393A">
        <w:t xml:space="preserve"> (</w:t>
      </w:r>
      <w:proofErr w:type="gramEnd"/>
      <w:r w:rsidRPr="00E0393A">
        <w:t>Thomas Bäck,1993).</w:t>
      </w:r>
    </w:p>
    <w:p w:rsidR="00906468" w:rsidRPr="00E0393A" w:rsidRDefault="001D1E5C" w:rsidP="008366B1">
      <w:pPr>
        <w:pStyle w:val="tex"/>
        <w:rPr>
          <w:rFonts w:eastAsiaTheme="minorEastAsia"/>
        </w:rPr>
      </w:pPr>
      <w:r w:rsidRPr="00E0393A">
        <w:rPr>
          <w:rFonts w:eastAsiaTheme="minorEastAsia"/>
        </w:rPr>
        <w:lastRenderedPageBreak/>
        <w:tab/>
        <w:t xml:space="preserve">Para o valor </w:t>
      </w:r>
      <w:proofErr w:type="gramStart"/>
      <w:r w:rsidRPr="00E0393A">
        <w:rPr>
          <w:rFonts w:eastAsiaTheme="minorEastAsia"/>
        </w:rPr>
        <w:t xml:space="preserve">de </w:t>
      </w:r>
      <m:oMath>
        <m:r>
          <w:rPr>
            <w:rFonts w:ascii="Cambria Math" w:eastAsiaTheme="minorEastAsia" w:hAnsi="Cambria Math"/>
          </w:rPr>
          <m:t>p</m:t>
        </m:r>
      </m:oMath>
      <w:r w:rsidRPr="00E0393A">
        <w:rPr>
          <w:rFonts w:eastAsiaTheme="minorEastAsia"/>
        </w:rPr>
        <w:t xml:space="preserve"> recomendado</w:t>
      </w:r>
      <w:proofErr w:type="gramEnd"/>
      <w:r w:rsidRPr="00E0393A">
        <w:rPr>
          <w:rFonts w:eastAsiaTheme="minorEastAsia"/>
        </w:rPr>
        <w:t xml:space="preserve"> por Bäck o valor esperado pode ser calculado com o uso da expressão anterior.</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8366B1">
      <w:pPr>
        <w:pStyle w:val="tex"/>
        <w:rPr>
          <w:rFonts w:eastAsiaTheme="minorEastAsia"/>
        </w:rPr>
      </w:pPr>
      <w:r w:rsidRPr="00E0393A">
        <w:rPr>
          <w:rFonts w:eastAsiaTheme="minorEastAsia"/>
        </w:rPr>
        <w:tab/>
        <w:t xml:space="preserve">De </w:t>
      </w:r>
      <w:r w:rsidR="00FD6BEE" w:rsidRPr="00E0393A">
        <w:rPr>
          <w:rFonts w:eastAsiaTheme="minorEastAsia"/>
        </w:rPr>
        <w:t xml:space="preserve">fato, o caso mais próximo </w:t>
      </w:r>
      <w:proofErr w:type="gramStart"/>
      <w:r w:rsidR="00FD6BEE" w:rsidRPr="00E0393A">
        <w:rPr>
          <w:rFonts w:eastAsiaTheme="minorEastAsia"/>
        </w:rPr>
        <w:t xml:space="preserve">de </w:t>
      </w:r>
      <m:oMath>
        <m:r>
          <w:rPr>
            <w:rFonts w:ascii="Cambria Math" w:eastAsiaTheme="minorEastAsia" w:hAnsi="Cambria Math"/>
          </w:rPr>
          <m:t>E=1</m:t>
        </m:r>
      </m:oMath>
      <w:r w:rsidR="009B2A7C" w:rsidRPr="00E0393A">
        <w:rPr>
          <w:rFonts w:eastAsiaTheme="minorEastAsia"/>
        </w:rPr>
        <w:t xml:space="preserve"> apresentou</w:t>
      </w:r>
      <w:proofErr w:type="gramEnd"/>
      <w:r w:rsidR="009B2A7C" w:rsidRPr="00E0393A">
        <w:rPr>
          <w:rFonts w:eastAsiaTheme="minorEastAsia"/>
        </w:rPr>
        <w:t xml:space="preserve"> um comportamento interessante</w:t>
      </w:r>
      <w:r w:rsidR="0018658B">
        <w:rPr>
          <w:rFonts w:eastAsiaTheme="minorEastAsia"/>
        </w:rPr>
        <w:t>(</w:t>
      </w:r>
      <w:r w:rsidR="0018658B">
        <w:rPr>
          <w:rFonts w:eastAsiaTheme="minorEastAsia"/>
        </w:rPr>
        <w:fldChar w:fldCharType="begin"/>
      </w:r>
      <w:r w:rsidR="0018658B">
        <w:rPr>
          <w:rFonts w:eastAsiaTheme="minorEastAsia"/>
        </w:rPr>
        <w:instrText xml:space="preserve"> REF _Ref373192215 \h </w:instrText>
      </w:r>
      <w:r w:rsidR="0018658B">
        <w:rPr>
          <w:rFonts w:eastAsiaTheme="minorEastAsia"/>
        </w:rPr>
      </w:r>
      <w:r w:rsidR="0018658B">
        <w:rPr>
          <w:rFonts w:eastAsiaTheme="minorEastAsia"/>
        </w:rPr>
        <w:fldChar w:fldCharType="separate"/>
      </w:r>
      <w:r w:rsidR="0018658B">
        <w:t xml:space="preserve">Figura </w:t>
      </w:r>
      <w:r w:rsidR="0018658B">
        <w:rPr>
          <w:noProof/>
        </w:rPr>
        <w:t>15</w:t>
      </w:r>
      <w:r w:rsidR="0018658B">
        <w:rPr>
          <w:rFonts w:eastAsiaTheme="minorEastAsia"/>
        </w:rPr>
        <w:fldChar w:fldCharType="end"/>
      </w:r>
      <w:r w:rsidR="0018658B">
        <w:rPr>
          <w:rFonts w:eastAsiaTheme="minorEastAsia"/>
        </w:rPr>
        <w:t>)</w:t>
      </w:r>
      <w:r w:rsidR="009B2A7C" w:rsidRPr="00E0393A">
        <w:rPr>
          <w:rFonts w:eastAsiaTheme="minorEastAsia"/>
        </w:rPr>
        <w:t xml:space="preserve"> e com bom valor de aptidão máximo. Entretanto, a curva de melho</w:t>
      </w:r>
      <w:r w:rsidR="00BD5921" w:rsidRPr="00E0393A">
        <w:rPr>
          <w:rFonts w:eastAsiaTheme="minorEastAsia"/>
        </w:rPr>
        <w:t xml:space="preserve">r </w:t>
      </w:r>
      <w:r w:rsidR="006850AD">
        <w:rPr>
          <w:rFonts w:eastAsiaTheme="minorEastAsia"/>
        </w:rPr>
        <w:t>desempenho</w:t>
      </w:r>
      <w:r w:rsidR="006850AD" w:rsidRPr="00E0393A">
        <w:rPr>
          <w:rFonts w:eastAsiaTheme="minorEastAsia"/>
        </w:rPr>
        <w:t xml:space="preserve"> </w:t>
      </w:r>
      <w:r w:rsidR="00BD5921" w:rsidRPr="00E0393A">
        <w:rPr>
          <w:rFonts w:eastAsiaTheme="minorEastAsia"/>
        </w:rPr>
        <w:t xml:space="preserve">foi obtida </w:t>
      </w:r>
      <w:proofErr w:type="gramStart"/>
      <w:r w:rsidR="00BD5921" w:rsidRPr="00E0393A">
        <w:rPr>
          <w:rFonts w:eastAsiaTheme="minorEastAsia"/>
        </w:rPr>
        <w:t xml:space="preserve">para </w:t>
      </w:r>
      <m:oMath>
        <m:r>
          <w:rPr>
            <w:rFonts w:ascii="Cambria Math" w:eastAsiaTheme="minorEastAsia" w:hAnsi="Cambria Math"/>
          </w:rPr>
          <m:t>E</m:t>
        </m:r>
      </m:oMath>
      <w:r w:rsidR="00BD5921" w:rsidRPr="00E0393A">
        <w:rPr>
          <w:rFonts w:eastAsiaTheme="minorEastAsia"/>
        </w:rPr>
        <w:t xml:space="preserve"> próximo</w:t>
      </w:r>
      <w:proofErr w:type="gramEnd"/>
      <w:r w:rsidR="00BD5921" w:rsidRPr="00E0393A">
        <w:rPr>
          <w:rFonts w:eastAsiaTheme="minorEastAsia"/>
        </w:rPr>
        <w:t xml:space="preserve"> de 0,2</w:t>
      </w:r>
      <w:r w:rsidR="0018658B">
        <w:rPr>
          <w:rFonts w:eastAsiaTheme="minorEastAsia"/>
        </w:rPr>
        <w:t xml:space="preserve"> (</w:t>
      </w:r>
      <w:r w:rsidR="0018658B">
        <w:rPr>
          <w:rFonts w:eastAsiaTheme="minorEastAsia"/>
        </w:rPr>
        <w:fldChar w:fldCharType="begin"/>
      </w:r>
      <w:r w:rsidR="0018658B">
        <w:rPr>
          <w:rFonts w:eastAsiaTheme="minorEastAsia"/>
        </w:rPr>
        <w:instrText xml:space="preserve"> REF _Ref373192251 \h </w:instrText>
      </w:r>
      <w:r w:rsidR="0018658B">
        <w:rPr>
          <w:rFonts w:eastAsiaTheme="minorEastAsia"/>
        </w:rPr>
      </w:r>
      <w:r w:rsidR="0018658B">
        <w:rPr>
          <w:rFonts w:eastAsiaTheme="minorEastAsia"/>
        </w:rPr>
        <w:fldChar w:fldCharType="separate"/>
      </w:r>
      <w:r w:rsidR="0018658B">
        <w:t xml:space="preserve">Figura </w:t>
      </w:r>
      <w:r w:rsidR="0018658B">
        <w:rPr>
          <w:noProof/>
        </w:rPr>
        <w:t>16</w:t>
      </w:r>
      <w:r w:rsidR="0018658B">
        <w:rPr>
          <w:rFonts w:eastAsiaTheme="minorEastAsia"/>
        </w:rPr>
        <w:fldChar w:fldCharType="end"/>
      </w:r>
      <w:r w:rsidR="0018658B">
        <w:rPr>
          <w:rFonts w:eastAsiaTheme="minorEastAsia"/>
        </w:rPr>
        <w:t>)</w:t>
      </w:r>
      <w:r w:rsidR="00BD5921" w:rsidRPr="00E0393A">
        <w:rPr>
          <w:rFonts w:eastAsiaTheme="minorEastAsia"/>
        </w:rPr>
        <w:t>.</w:t>
      </w:r>
    </w:p>
    <w:p w:rsidR="00545E15" w:rsidRPr="00E0393A" w:rsidRDefault="00386864" w:rsidP="008366B1">
      <w:pPr>
        <w:pStyle w:val="tex"/>
        <w:rPr>
          <w:rFonts w:eastAsiaTheme="minorEastAsia"/>
        </w:rPr>
      </w:pPr>
      <w:r>
        <w:rPr>
          <w:rFonts w:eastAsiaTheme="minorEastAsia"/>
        </w:rPr>
        <w:tab/>
        <w:t>Para obter-se um valor constante de E=0,</w:t>
      </w:r>
      <w:proofErr w:type="gramStart"/>
      <w:r>
        <w:rPr>
          <w:rFonts w:eastAsiaTheme="minorEastAsia"/>
        </w:rPr>
        <w:t>2 ,</w:t>
      </w:r>
      <w:proofErr w:type="gramEnd"/>
      <w:r>
        <w:rPr>
          <w:rFonts w:eastAsiaTheme="minorEastAsia"/>
        </w:rPr>
        <w:t xml:space="preserve"> é necessário utilizar uma probabilidade inversamente proporcional ao tamanho do indivíduo.</w:t>
      </w:r>
      <w:r w:rsidR="00545E15">
        <w:rPr>
          <w:rFonts w:eastAsiaTheme="minorEastAsia"/>
        </w:rPr>
        <w:t xml:space="preserve"> </w:t>
      </w:r>
      <w:r>
        <w:rPr>
          <w:rFonts w:eastAsiaTheme="minorEastAsia"/>
        </w:rPr>
        <w:t>Desse modo:</w:t>
      </w:r>
    </w:p>
    <w:p w:rsidR="00BD5921" w:rsidRPr="00E0393A" w:rsidDel="00386864" w:rsidRDefault="00BD5921" w:rsidP="008366B1">
      <w:pPr>
        <w:pStyle w:val="tex"/>
        <w:rPr>
          <w:del w:id="77" w:author="Gabriel Secco" w:date="2013-11-26T01:42:00Z"/>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906468" w:rsidRPr="00E0393A" w:rsidRDefault="00906468" w:rsidP="00386864">
      <w:pPr>
        <w:pStyle w:val="tex"/>
      </w:pPr>
    </w:p>
    <w:p w:rsidR="00906468" w:rsidRPr="00E0393A" w:rsidRDefault="00BD5921" w:rsidP="008366B1">
      <w:pPr>
        <w:pStyle w:val="tex"/>
        <w:rPr>
          <w:rFonts w:eastAsiaTheme="minorEastAsia"/>
        </w:rPr>
      </w:pPr>
      <w:r w:rsidRPr="00E0393A">
        <w:tab/>
      </w:r>
      <w:proofErr w:type="gramStart"/>
      <w:r w:rsidRPr="00E0393A">
        <w:t xml:space="preserve">Sendo </w:t>
      </w:r>
      <m:oMath>
        <m:r>
          <w:rPr>
            <w:rFonts w:ascii="Cambria Math" w:hAnsi="Cambria Math"/>
          </w:rPr>
          <m:t>n</m:t>
        </m:r>
      </m:oMath>
      <w:r w:rsidRPr="00E0393A">
        <w:rPr>
          <w:rFonts w:eastAsiaTheme="minorEastAsia"/>
        </w:rPr>
        <w:t xml:space="preserve"> o</w:t>
      </w:r>
      <w:proofErr w:type="gramEnd"/>
      <w:r w:rsidRPr="00E0393A">
        <w:rPr>
          <w:rFonts w:eastAsiaTheme="minorEastAsia"/>
        </w:rPr>
        <w:t xml:space="preserve"> numero de bits do individuo, a partir do que fora dito na Seção 3.</w:t>
      </w:r>
      <w:r w:rsidR="00386864">
        <w:rPr>
          <w:rFonts w:eastAsiaTheme="minorEastAsia"/>
        </w:rPr>
        <w:t>3</w:t>
      </w:r>
      <w:r w:rsidR="00CD07BE">
        <w:rPr>
          <w:rFonts w:eastAsiaTheme="minorEastAsia"/>
        </w:rPr>
        <w:t xml:space="preserve"> </w:t>
      </w:r>
      <w:r w:rsidRPr="00E0393A">
        <w:rPr>
          <w:rFonts w:eastAsiaTheme="minorEastAsia"/>
        </w:rPr>
        <w:t>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tab/>
        <w:t xml:space="preserve">Logo, a expressão </w:t>
      </w:r>
      <w:proofErr w:type="gramStart"/>
      <w:r w:rsidRPr="00E0393A">
        <w:rPr>
          <w:rFonts w:eastAsiaTheme="minorEastAsia"/>
        </w:rPr>
        <w:t xml:space="preserve">para </w:t>
      </w:r>
      <m:oMath>
        <m:r>
          <w:rPr>
            <w:rFonts w:ascii="Cambria Math" w:eastAsiaTheme="minorEastAsia" w:hAnsi="Cambria Math"/>
          </w:rPr>
          <m:t>p</m:t>
        </m:r>
      </m:oMath>
      <w:r w:rsidRPr="00E0393A">
        <w:rPr>
          <w:rFonts w:eastAsiaTheme="minorEastAsia"/>
        </w:rPr>
        <w:t xml:space="preserve"> fica</w:t>
      </w:r>
      <w:proofErr w:type="gramEnd"/>
      <w:r w:rsidRPr="00E0393A">
        <w:rPr>
          <w:rFonts w:eastAsiaTheme="minorEastAsia"/>
        </w:rPr>
        <w:t>:</w:t>
      </w:r>
    </w:p>
    <w:p w:rsidR="005A29C7" w:rsidRPr="005A29C7" w:rsidRDefault="00BD5921" w:rsidP="005A29C7">
      <w:pPr>
        <w:pStyle w:val="tex"/>
      </w:pPr>
      <m:oMathPara>
        <m:oMath>
          <m:r>
            <w:rPr>
              <w:rFonts w:ascii="Cambria Math" w:hAnsi="Cambria Math"/>
            </w:rPr>
            <m: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r>
                <w:rPr>
                  <w:rFonts w:ascii="Cambria Math" w:hAnsi="Cambria Math"/>
                </w:rPr>
                <m:t>num</m:t>
              </m:r>
              <m:r>
                <m:rPr>
                  <m:sty m:val="p"/>
                </m:rPr>
                <w:rPr>
                  <w:rFonts w:ascii="Cambria Math" w:hAnsi="Cambria Math"/>
                </w:rPr>
                <m:t>_</m:t>
              </m:r>
              <m:r>
                <w:rPr>
                  <w:rFonts w:ascii="Cambria Math" w:hAnsi="Cambria Math"/>
                </w:rPr>
                <m:t>routers</m:t>
              </m:r>
              <m:r>
                <m:rPr>
                  <m:sty m:val="p"/>
                </m:rPr>
                <w:rPr>
                  <w:rFonts w:ascii="Cambria Math" w:hAnsi="Cambria Math"/>
                </w:rPr>
                <m:t>⋅</m:t>
              </m:r>
              <m:r>
                <w:rPr>
                  <w:rFonts w:ascii="Cambria Math" w:hAnsi="Cambria Math"/>
                </w:rPr>
                <m:t>grain</m:t>
              </m:r>
            </m:den>
          </m:f>
        </m:oMath>
      </m:oMathPara>
      <w:bookmarkStart w:id="78" w:name="_Toc373139549"/>
    </w:p>
    <w:p w:rsidR="00336BA9" w:rsidRPr="00E0393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Condiç</w:t>
      </w:r>
      <w:r w:rsidR="00D2173F" w:rsidRPr="00E0393A">
        <w:rPr>
          <w:rFonts w:ascii="Times New Roman" w:hAnsi="Times New Roman" w:cs="Times New Roman"/>
          <w:sz w:val="24"/>
          <w:szCs w:val="24"/>
        </w:rPr>
        <w:t>ões</w:t>
      </w:r>
      <w:r w:rsidRPr="00E0393A">
        <w:rPr>
          <w:rFonts w:ascii="Times New Roman" w:hAnsi="Times New Roman" w:cs="Times New Roman"/>
          <w:sz w:val="24"/>
          <w:szCs w:val="24"/>
        </w:rPr>
        <w:t xml:space="preserve"> de parada</w:t>
      </w:r>
      <w:bookmarkEnd w:id="78"/>
    </w:p>
    <w:p w:rsidR="00336BA9" w:rsidRPr="00E0393A" w:rsidRDefault="00336BA9" w:rsidP="00293FFA">
      <w:pPr>
        <w:pStyle w:val="tex"/>
      </w:pPr>
    </w:p>
    <w:p w:rsidR="004360E1" w:rsidRPr="00E0393A" w:rsidRDefault="004360E1" w:rsidP="001541B7">
      <w:pPr>
        <w:pStyle w:val="tex"/>
        <w:ind w:firstLine="708"/>
        <w:jc w:val="both"/>
      </w:pPr>
      <w:r w:rsidRPr="00E0393A">
        <w:t xml:space="preserve">Classicamente, podemos definir três tipos de condições de parada para algoritmos </w:t>
      </w:r>
      <w:proofErr w:type="gramStart"/>
      <w:r w:rsidRPr="00E0393A">
        <w:t>genéticos</w:t>
      </w:r>
      <w:r w:rsidR="00D2173F" w:rsidRPr="00E0393A">
        <w:t>(</w:t>
      </w:r>
      <w:proofErr w:type="gramEnd"/>
      <w:r w:rsidR="00D2173F" w:rsidRPr="00E0393A">
        <w:t>Martín 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lastRenderedPageBreak/>
        <w:t xml:space="preserve">Quanto maior for o número de iterações maior é a chance de convergência dos valores de aptidão da população (STANLEY </w:t>
      </w:r>
      <w:proofErr w:type="spellStart"/>
      <w:r w:rsidRPr="00E0393A">
        <w:t>GOTSHALL</w:t>
      </w:r>
      <w:proofErr w:type="spellEnd"/>
      <w:r w:rsidRPr="00E0393A">
        <w:t>, 2010).</w:t>
      </w:r>
    </w:p>
    <w:p w:rsidR="009F0A7D" w:rsidRDefault="00CD07BE" w:rsidP="00FA7AE3">
      <w:pPr>
        <w:pStyle w:val="tex"/>
        <w:ind w:firstLine="708"/>
        <w:jc w:val="both"/>
      </w:pPr>
      <w:r>
        <w:t>Como o</w:t>
      </w:r>
      <w:r w:rsidR="00FA7AE3">
        <w:t xml:space="preserve"> tempo de execução não é um requisito do problema</w:t>
      </w:r>
      <w:r>
        <w:t>,</w:t>
      </w:r>
      <w:r w:rsidR="00FA7AE3">
        <w:t xml:space="preserve"> u</w:t>
      </w:r>
      <w:r w:rsidR="009F0A7D">
        <w:t>tilizou-se o critério 2</w:t>
      </w:r>
      <w:r>
        <w:t xml:space="preserve"> como condição de parada</w:t>
      </w:r>
      <w:r w:rsidR="009F0A7D">
        <w:t>. A característica desejada é cobertura e conectividade totais.</w:t>
      </w:r>
      <w:r w:rsidR="00BA41A1">
        <w:t xml:space="preserve"> A busca </w:t>
      </w:r>
      <w:r w:rsidR="00477AB8">
        <w:t>pode convergir para soluções não desejadas, nesse caso foi implementada a parada por número de iterações.</w:t>
      </w:r>
    </w:p>
    <w:p w:rsidR="00336BA9" w:rsidRPr="00E0393A"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1D746B" w:rsidRPr="00E0393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9" w:name="_Toc373139550"/>
      <w:r w:rsidRPr="00E0393A">
        <w:rPr>
          <w:rFonts w:ascii="Times New Roman" w:hAnsi="Times New Roman" w:cs="Times New Roman"/>
          <w:sz w:val="24"/>
          <w:szCs w:val="24"/>
        </w:rPr>
        <w:t>Limitações</w:t>
      </w:r>
      <w:bookmarkEnd w:id="79"/>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1D746B" w:rsidDel="00805DF9" w:rsidRDefault="00A83DA0" w:rsidP="001D746B">
      <w:pPr>
        <w:spacing w:line="360" w:lineRule="auto"/>
        <w:ind w:firstLine="708"/>
        <w:jc w:val="both"/>
        <w:rPr>
          <w:del w:id="80" w:author="Gabriel Secco" w:date="2013-11-26T01:49:00Z"/>
          <w:rFonts w:ascii="Times New Roman" w:hAnsi="Times New Roman" w:cs="Times New Roman"/>
          <w:sz w:val="24"/>
          <w:szCs w:val="24"/>
        </w:rPr>
      </w:pPr>
      <w:r>
        <w:rPr>
          <w:rFonts w:ascii="Times New Roman" w:hAnsi="Times New Roman" w:cs="Times New Roman"/>
          <w:sz w:val="24"/>
          <w:szCs w:val="24"/>
        </w:rPr>
        <w:t xml:space="preserve">A Figura 17 apresenta 3 sensores em região sem obstáculo. </w:t>
      </w:r>
      <w:r w:rsidR="00FA7AE3">
        <w:rPr>
          <w:rFonts w:ascii="Times New Roman" w:hAnsi="Times New Roman" w:cs="Times New Roman"/>
          <w:sz w:val="24"/>
          <w:szCs w:val="24"/>
        </w:rPr>
        <w:t xml:space="preserve"> </w:t>
      </w:r>
      <w:r w:rsidR="00805DF9">
        <w:rPr>
          <w:rFonts w:ascii="Times New Roman" w:hAnsi="Times New Roman" w:cs="Times New Roman"/>
          <w:sz w:val="24"/>
          <w:szCs w:val="24"/>
        </w:rPr>
        <w:t xml:space="preserve">Na </w:t>
      </w:r>
      <w:r w:rsidR="00FA7AE3">
        <w:rPr>
          <w:rFonts w:ascii="Times New Roman" w:hAnsi="Times New Roman" w:cs="Times New Roman"/>
          <w:sz w:val="24"/>
          <w:szCs w:val="24"/>
        </w:rPr>
        <w:t>Fig</w:t>
      </w:r>
      <w:r>
        <w:rPr>
          <w:rFonts w:ascii="Times New Roman" w:hAnsi="Times New Roman" w:cs="Times New Roman"/>
          <w:sz w:val="24"/>
          <w:szCs w:val="24"/>
        </w:rPr>
        <w:t>ura</w:t>
      </w:r>
      <w:r w:rsidR="00FA7AE3">
        <w:rPr>
          <w:rFonts w:ascii="Times New Roman" w:hAnsi="Times New Roman" w:cs="Times New Roman"/>
          <w:sz w:val="24"/>
          <w:szCs w:val="24"/>
        </w:rPr>
        <w:t xml:space="preserve">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w:t>
      </w:r>
      <w:r>
        <w:rPr>
          <w:rFonts w:ascii="Times New Roman" w:hAnsi="Times New Roman" w:cs="Times New Roman"/>
          <w:sz w:val="24"/>
          <w:szCs w:val="24"/>
        </w:rPr>
        <w:t>pode</w:t>
      </w:r>
      <w:r w:rsidRPr="00E0393A">
        <w:rPr>
          <w:rFonts w:ascii="Times New Roman" w:hAnsi="Times New Roman" w:cs="Times New Roman"/>
          <w:sz w:val="24"/>
          <w:szCs w:val="24"/>
        </w:rPr>
        <w:t xml:space="preserve"> </w:t>
      </w:r>
      <w:r w:rsidR="001D746B" w:rsidRPr="00E0393A">
        <w:rPr>
          <w:rFonts w:ascii="Times New Roman" w:hAnsi="Times New Roman" w:cs="Times New Roman"/>
          <w:sz w:val="24"/>
          <w:szCs w:val="24"/>
        </w:rPr>
        <w:t xml:space="preserve">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sidR="00FA7AE3">
        <w:rPr>
          <w:rFonts w:ascii="Times New Roman" w:hAnsi="Times New Roman" w:cs="Times New Roman"/>
          <w:sz w:val="24"/>
          <w:szCs w:val="24"/>
        </w:rPr>
        <w:t>o que a representada na Fig</w:t>
      </w:r>
      <w:r>
        <w:rPr>
          <w:rFonts w:ascii="Times New Roman" w:hAnsi="Times New Roman" w:cs="Times New Roman"/>
          <w:sz w:val="24"/>
          <w:szCs w:val="24"/>
        </w:rPr>
        <w:t>ura</w:t>
      </w:r>
      <w:r w:rsidR="00FA7AE3">
        <w:rPr>
          <w:rFonts w:ascii="Times New Roman" w:hAnsi="Times New Roman" w:cs="Times New Roman"/>
          <w:sz w:val="24"/>
          <w:szCs w:val="24"/>
        </w:rPr>
        <w:t xml:space="preserve"> 17</w:t>
      </w:r>
      <w:r w:rsidR="00805DF9">
        <w:rPr>
          <w:rFonts w:ascii="Times New Roman" w:hAnsi="Times New Roman" w:cs="Times New Roman"/>
          <w:sz w:val="24"/>
          <w:szCs w:val="24"/>
        </w:rPr>
        <w:t>.</w:t>
      </w:r>
    </w:p>
    <w:p w:rsidR="00384720" w:rsidRPr="00E0393A" w:rsidRDefault="00384720" w:rsidP="001D746B">
      <w:pPr>
        <w:spacing w:line="360" w:lineRule="auto"/>
        <w:ind w:firstLine="708"/>
        <w:jc w:val="both"/>
        <w:rPr>
          <w:rFonts w:ascii="Times New Roman" w:hAnsi="Times New Roman" w:cs="Times New Roman"/>
          <w:sz w:val="24"/>
          <w:szCs w:val="24"/>
        </w:rPr>
      </w:pPr>
    </w:p>
    <w:p w:rsidR="00384720" w:rsidRDefault="001D746B" w:rsidP="00384720">
      <w:pPr>
        <w:keepNext/>
        <w:spacing w:line="360" w:lineRule="auto"/>
        <w:jc w:val="center"/>
        <w:rPr>
          <w:ins w:id="81" w:author="Gabriel Secco" w:date="2013-11-26T01:11:00Z"/>
        </w:rPr>
      </w:pPr>
      <w:r w:rsidRPr="00E0393A">
        <w:rPr>
          <w:noProof/>
          <w:lang w:val="en-US"/>
        </w:rPr>
        <w:lastRenderedPageBreak/>
        <w:drawing>
          <wp:inline distT="0" distB="0" distL="0" distR="0" wp14:anchorId="344CA2CD" wp14:editId="7B0E6AF6">
            <wp:extent cx="3600450" cy="3210665"/>
            <wp:effectExtent l="0" t="0" r="0" b="889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0198" cy="3219357"/>
                    </a:xfrm>
                    <a:prstGeom prst="rect">
                      <a:avLst/>
                    </a:prstGeom>
                    <a:noFill/>
                    <a:ln>
                      <a:noFill/>
                    </a:ln>
                  </pic:spPr>
                </pic:pic>
              </a:graphicData>
            </a:graphic>
          </wp:inline>
        </w:drawing>
      </w:r>
    </w:p>
    <w:p w:rsidR="00FA7AE3" w:rsidRPr="00E0393A" w:rsidRDefault="004D6995" w:rsidP="00384720">
      <w:pPr>
        <w:keepNext/>
        <w:spacing w:line="360" w:lineRule="auto"/>
        <w:jc w:val="center"/>
      </w:pPr>
      <w:bookmarkStart w:id="82" w:name="_Toc373203692"/>
      <w:r>
        <w:t xml:space="preserve">Figura </w:t>
      </w:r>
      <w:r w:rsidR="00D7335D">
        <w:fldChar w:fldCharType="begin"/>
      </w:r>
      <w:r>
        <w:instrText xml:space="preserve"> SEQ Figura \* ARABIC </w:instrText>
      </w:r>
      <w:r w:rsidR="00D7335D">
        <w:fldChar w:fldCharType="separate"/>
      </w:r>
      <w:r w:rsidR="00210566">
        <w:rPr>
          <w:noProof/>
        </w:rPr>
        <w:t>17</w:t>
      </w:r>
      <w:r w:rsidR="00D7335D">
        <w:fldChar w:fldCharType="end"/>
      </w:r>
      <w:r w:rsidR="00FA7AE3">
        <w:t xml:space="preserve"> </w:t>
      </w:r>
      <w:r w:rsidR="00FA7AE3" w:rsidRPr="00E0393A">
        <w:t>– Região de cobertura de três sensores em uma planta sem obstáculos.</w:t>
      </w:r>
      <w:bookmarkEnd w:id="82"/>
    </w:p>
    <w:p w:rsidR="001D746B" w:rsidRPr="00E0393A" w:rsidRDefault="001D746B" w:rsidP="004D6995">
      <w:pPr>
        <w:pStyle w:val="Caption"/>
        <w:jc w:val="center"/>
        <w:rPr>
          <w:rFonts w:ascii="Times New Roman" w:hAnsi="Times New Roman" w:cs="Times New Roman"/>
          <w:sz w:val="24"/>
          <w:szCs w:val="24"/>
        </w:rPr>
      </w:pPr>
    </w:p>
    <w:p w:rsidR="00436ABF" w:rsidRPr="00E0393A" w:rsidDel="00A83DA0" w:rsidRDefault="00436ABF" w:rsidP="00293FFA">
      <w:pPr>
        <w:spacing w:line="360" w:lineRule="auto"/>
        <w:ind w:firstLine="708"/>
        <w:jc w:val="both"/>
        <w:rPr>
          <w:del w:id="83" w:author="ceciliaccesar" w:date="2013-11-25T14:42:00Z"/>
          <w:rFonts w:ascii="Times New Roman" w:hAnsi="Times New Roman" w:cs="Times New Roman"/>
          <w:sz w:val="24"/>
          <w:szCs w:val="24"/>
        </w:rPr>
      </w:pPr>
    </w:p>
    <w:p w:rsidR="004D6995" w:rsidRDefault="00843C33" w:rsidP="00384720">
      <w:pPr>
        <w:keepNext/>
        <w:spacing w:after="0" w:line="360" w:lineRule="auto"/>
        <w:jc w:val="center"/>
      </w:pPr>
      <w:r w:rsidRPr="00E0393A">
        <w:rPr>
          <w:noProof/>
          <w:lang w:val="en-US"/>
        </w:rPr>
        <w:drawing>
          <wp:inline distT="0" distB="0" distL="0" distR="0">
            <wp:extent cx="3067050" cy="2735010"/>
            <wp:effectExtent l="0" t="0" r="0" b="8255"/>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5719" cy="2742740"/>
                    </a:xfrm>
                    <a:prstGeom prst="rect">
                      <a:avLst/>
                    </a:prstGeom>
                    <a:noFill/>
                    <a:ln>
                      <a:noFill/>
                    </a:ln>
                  </pic:spPr>
                </pic:pic>
              </a:graphicData>
            </a:graphic>
          </wp:inline>
        </w:drawing>
      </w:r>
    </w:p>
    <w:p w:rsidR="00AF590A" w:rsidRPr="00E0393A" w:rsidRDefault="004D6995" w:rsidP="00FA7AE3">
      <w:pPr>
        <w:pStyle w:val="tex"/>
        <w:jc w:val="center"/>
        <w:rPr>
          <w:rFonts w:eastAsia="Times New Roman"/>
        </w:rPr>
      </w:pPr>
      <w:bookmarkStart w:id="84" w:name="_Toc373203693"/>
      <w:r>
        <w:t xml:space="preserve">Figura </w:t>
      </w:r>
      <w:r w:rsidR="00D7335D">
        <w:fldChar w:fldCharType="begin"/>
      </w:r>
      <w:r>
        <w:instrText xml:space="preserve"> SEQ Figura \* ARABIC </w:instrText>
      </w:r>
      <w:r w:rsidR="00D7335D">
        <w:fldChar w:fldCharType="separate"/>
      </w:r>
      <w:r w:rsidR="00210566">
        <w:rPr>
          <w:noProof/>
        </w:rPr>
        <w:t>18</w:t>
      </w:r>
      <w:r w:rsidR="00D7335D">
        <w:fldChar w:fldCharType="end"/>
      </w:r>
      <w:r w:rsidR="00FA7AE3" w:rsidRPr="00E0393A">
        <w:t xml:space="preserve"> – Região de cobertura de três sensores em uma planta sem obstáculos. </w:t>
      </w:r>
      <w:r w:rsidR="00A83DA0">
        <w:t>Sensores</w:t>
      </w:r>
      <w:r w:rsidR="00FA7AE3" w:rsidRPr="00E0393A">
        <w:t xml:space="preserve"> mais próximos.</w:t>
      </w:r>
      <w:bookmarkEnd w:id="84"/>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w:t>
      </w:r>
      <w:r w:rsidRPr="00E0393A">
        <w:rPr>
          <w:rFonts w:ascii="Times New Roman" w:eastAsia="Times New Roman" w:hAnsi="Times New Roman" w:cs="Times New Roman"/>
          <w:sz w:val="24"/>
          <w:szCs w:val="24"/>
        </w:rPr>
        <w:lastRenderedPageBreak/>
        <w:t xml:space="preserve">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4B6474"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A83DA0">
        <w:rPr>
          <w:rFonts w:ascii="Times New Roman" w:eastAsia="Times New Roman" w:hAnsi="Times New Roman" w:cs="Times New Roman"/>
          <w:sz w:val="24"/>
          <w:szCs w:val="24"/>
        </w:rPr>
        <w:t>Esta</w:t>
      </w:r>
      <w:r w:rsidR="00F90B24" w:rsidRPr="00E0393A">
        <w:rPr>
          <w:rFonts w:ascii="Times New Roman" w:eastAsia="Times New Roman" w:hAnsi="Times New Roman" w:cs="Times New Roman"/>
          <w:sz w:val="24"/>
          <w:szCs w:val="24"/>
        </w:rPr>
        <w:t xml:space="preserve"> segunda abordagem</w:t>
      </w:r>
      <w:r w:rsidRPr="00E0393A">
        <w:rPr>
          <w:rFonts w:ascii="Times New Roman" w:eastAsia="Times New Roman" w:hAnsi="Times New Roman" w:cs="Times New Roman"/>
          <w:sz w:val="24"/>
          <w:szCs w:val="24"/>
        </w:rPr>
        <w:t xml:space="preserve"> foi </w:t>
      </w:r>
      <w:r w:rsidR="00A83DA0">
        <w:rPr>
          <w:rFonts w:ascii="Times New Roman" w:eastAsia="Times New Roman" w:hAnsi="Times New Roman" w:cs="Times New Roman"/>
          <w:sz w:val="24"/>
          <w:szCs w:val="24"/>
        </w:rPr>
        <w:t>adotada</w:t>
      </w:r>
      <w:r w:rsidRPr="00E0393A">
        <w:rPr>
          <w:rFonts w:ascii="Times New Roman" w:eastAsia="Times New Roman" w:hAnsi="Times New Roman" w:cs="Times New Roman"/>
          <w:sz w:val="24"/>
          <w:szCs w:val="24"/>
        </w:rPr>
        <w:t xml:space="preserve">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5" w:name="_Toc373139551"/>
      <w:r w:rsidRPr="00E0393A">
        <w:rPr>
          <w:rFonts w:ascii="Times New Roman" w:hAnsi="Times New Roman" w:cs="Times New Roman"/>
          <w:b/>
          <w:sz w:val="28"/>
          <w:szCs w:val="28"/>
        </w:rPr>
        <w:t>Algoritmos Alternativos</w:t>
      </w:r>
      <w:bookmarkEnd w:id="85"/>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563F0C" w:rsidRPr="00E0393A">
        <w:t xml:space="preserve"> citado na Seção 2.5, o problema tra</w:t>
      </w:r>
      <w:r w:rsidR="00EB0F3E" w:rsidRPr="00E0393A">
        <w:t>tado por este trabalho é NP-Difícil</w:t>
      </w:r>
      <w:r w:rsidR="00563F0C" w:rsidRPr="00E0393A">
        <w:t>. O Espaço de busca para os testes realizados é muito maior que o número de soluções testadas.</w:t>
      </w:r>
    </w:p>
    <w:p w:rsidR="00AF10CA" w:rsidRDefault="00AF10CA" w:rsidP="00C4391D">
      <w:pPr>
        <w:pStyle w:val="tex"/>
        <w:ind w:firstLine="708"/>
        <w:jc w:val="both"/>
        <w:rPr>
          <w:ins w:id="86" w:author="Gabriel Secco" w:date="2013-11-26T03:52:00Z"/>
        </w:rPr>
      </w:pPr>
      <w:r w:rsidRPr="00E0393A">
        <w:t>Os algoritmos testados neste capitulo foram implementados pelos autores</w:t>
      </w:r>
      <w:r w:rsidR="00A83DA0">
        <w:t xml:space="preserve"> visando uma comparação de resultado com o algoritmo genético</w:t>
      </w:r>
      <w:r w:rsidRPr="00E0393A">
        <w:t>. Duas heurísticas de busca foram usadas: Aleatória e Gulosa</w:t>
      </w:r>
      <w:r w:rsidR="00A83DA0">
        <w:t xml:space="preserve"> que serão descritas nas duas próximas Subseções</w:t>
      </w:r>
      <w:r w:rsidRPr="00E0393A">
        <w:t>.</w:t>
      </w:r>
    </w:p>
    <w:p w:rsidR="005A29C7" w:rsidRPr="00E0393A" w:rsidRDefault="005A29C7" w:rsidP="00C4391D">
      <w:pPr>
        <w:pStyle w:val="tex"/>
        <w:ind w:firstLine="708"/>
        <w:jc w:val="both"/>
      </w:pPr>
    </w:p>
    <w:p w:rsidR="00BB5F55" w:rsidRPr="00E0393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 xml:space="preserve"> </w:t>
      </w:r>
      <w:bookmarkStart w:id="87" w:name="_Toc373139552"/>
      <w:r w:rsidR="00315017" w:rsidRPr="00E0393A">
        <w:rPr>
          <w:rFonts w:ascii="Times New Roman" w:hAnsi="Times New Roman" w:cs="Times New Roman"/>
          <w:sz w:val="24"/>
          <w:szCs w:val="24"/>
        </w:rPr>
        <w:t>Algoritmo</w:t>
      </w:r>
      <w:r w:rsidR="00CF4F88" w:rsidRPr="00E0393A">
        <w:rPr>
          <w:rFonts w:ascii="Times New Roman" w:hAnsi="Times New Roman" w:cs="Times New Roman"/>
          <w:sz w:val="24"/>
          <w:szCs w:val="24"/>
        </w:rPr>
        <w:t xml:space="preserve"> de Busca</w:t>
      </w:r>
      <w:r w:rsidR="00315017" w:rsidRPr="00E0393A">
        <w:rPr>
          <w:rFonts w:ascii="Times New Roman" w:hAnsi="Times New Roman" w:cs="Times New Roman"/>
          <w:sz w:val="24"/>
          <w:szCs w:val="24"/>
        </w:rPr>
        <w:t xml:space="preserve"> Aleatório</w:t>
      </w:r>
      <w:bookmarkEnd w:id="87"/>
    </w:p>
    <w:p w:rsidR="005A29C7" w:rsidRDefault="005A29C7" w:rsidP="00293FFA">
      <w:pPr>
        <w:pStyle w:val="tex"/>
        <w:ind w:firstLine="708"/>
        <w:jc w:val="both"/>
      </w:pPr>
    </w:p>
    <w:p w:rsidR="005A29C7" w:rsidRPr="00E0393A" w:rsidRDefault="005A29C7" w:rsidP="00293FFA">
      <w:pPr>
        <w:pStyle w:val="tex"/>
        <w:ind w:firstLine="708"/>
        <w:jc w:val="both"/>
      </w:pPr>
      <w:r>
        <w:t>O algoritmo aleatório recebe o número de roteadores a serem posicionados e o faz de maneira aleatória.</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w:t>
      </w:r>
      <w:r w:rsidR="00F84E9E">
        <w:t>, o</w:t>
      </w:r>
      <w:r w:rsidRPr="00E0393A">
        <w:t xml:space="preserve"> que contribui para uma maior </w:t>
      </w:r>
      <w:r w:rsidR="00563F0C" w:rsidRPr="00E0393A">
        <w:t>eficiência</w:t>
      </w:r>
      <w:r w:rsidRPr="00E0393A">
        <w:t xml:space="preserve"> na cobertura total.</w:t>
      </w:r>
    </w:p>
    <w:p w:rsidR="00F84E9E" w:rsidRPr="00E0393A"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BB5F55" w:rsidRPr="00E0393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 xml:space="preserve"> </w:t>
      </w:r>
      <w:bookmarkStart w:id="88" w:name="_Toc373139553"/>
      <w:r w:rsidRPr="00E0393A">
        <w:rPr>
          <w:rFonts w:ascii="Times New Roman" w:hAnsi="Times New Roman" w:cs="Times New Roman"/>
          <w:sz w:val="24"/>
          <w:szCs w:val="24"/>
        </w:rPr>
        <w:t>A</w:t>
      </w:r>
      <w:r w:rsidR="00315017" w:rsidRPr="00E0393A">
        <w:rPr>
          <w:rFonts w:ascii="Times New Roman" w:hAnsi="Times New Roman" w:cs="Times New Roman"/>
          <w:sz w:val="24"/>
          <w:szCs w:val="24"/>
        </w:rPr>
        <w:t>lgoritmo de Busca Gulosa</w:t>
      </w:r>
      <w:bookmarkEnd w:id="88"/>
    </w:p>
    <w:p w:rsidR="00DD534F" w:rsidRPr="00E0393A" w:rsidRDefault="00DD534F" w:rsidP="00293FFA">
      <w:pPr>
        <w:pStyle w:val="tex"/>
      </w:pPr>
    </w:p>
    <w:p w:rsidR="00257365" w:rsidRPr="00E0393A" w:rsidRDefault="00DD534F" w:rsidP="00293FFA">
      <w:pPr>
        <w:pStyle w:val="tex"/>
        <w:ind w:firstLine="708"/>
        <w:jc w:val="both"/>
      </w:pPr>
      <w:r w:rsidRPr="00E0393A">
        <w:lastRenderedPageBreak/>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t xml:space="preserve">Tendo </w:t>
      </w:r>
      <w:r w:rsidR="009A5D2C" w:rsidRPr="00E0393A">
        <w:t xml:space="preserve">isto em vista, </w:t>
      </w:r>
      <w:proofErr w:type="gramStart"/>
      <w:r w:rsidR="009A5D2C" w:rsidRPr="00E0393A">
        <w:t>seja</w:t>
      </w:r>
      <w:r w:rsidRPr="00E0393A">
        <w:t xml:space="preserve"> </w:t>
      </w:r>
      <m:oMath>
        <m:r>
          <w:rPr>
            <w:rFonts w:ascii="Cambria Math" w:hAnsi="Cambria Math"/>
          </w:rPr>
          <m:t>S</m:t>
        </m:r>
      </m:oMath>
      <w:r w:rsidRPr="00E0393A">
        <w:t xml:space="preserve"> o</w:t>
      </w:r>
      <w:proofErr w:type="gramEnd"/>
      <w:r w:rsidRPr="00E0393A">
        <w:t xml:space="preserve">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proofErr w:type="spellStart"/>
      <w:r w:rsidR="00A02F00" w:rsidRPr="00E0393A">
        <w:t>re</w:t>
      </w:r>
      <w:proofErr w:type="spellEnd"/>
      <w:r w:rsidR="00A02F00" w:rsidRPr="00E0393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Pr="00E0393A" w:rsidRDefault="00DD534F" w:rsidP="00293FFA">
      <w:pPr>
        <w:pStyle w:val="tex"/>
        <w:ind w:firstLine="708"/>
        <w:jc w:val="both"/>
      </w:pPr>
      <w:r w:rsidRPr="00E0393A">
        <w:t xml:space="preserve">A implementação desse algoritmo baseia-se na construção de uma </w:t>
      </w:r>
      <w:proofErr w:type="spellStart"/>
      <w:r w:rsidRPr="00E0393A">
        <w:rPr>
          <w:i/>
        </w:rPr>
        <w:t>lookup</w:t>
      </w:r>
      <w:proofErr w:type="spellEnd"/>
      <w:r w:rsidRPr="00E0393A">
        <w:t xml:space="preserve"> </w:t>
      </w:r>
      <w:proofErr w:type="spellStart"/>
      <w:r w:rsidRPr="00E0393A">
        <w:rPr>
          <w:i/>
        </w:rPr>
        <w:t>table</w:t>
      </w:r>
      <w:proofErr w:type="spellEnd"/>
      <w:r w:rsidRPr="00E0393A">
        <w:t xml:space="preserve"> que </w:t>
      </w:r>
      <w:proofErr w:type="gramStart"/>
      <w:r w:rsidRPr="00E0393A">
        <w:t xml:space="preserve">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00F84E9E">
        <w:rPr>
          <w:rFonts w:eastAsiaTheme="minorEastAsia"/>
        </w:rPr>
        <w:t xml:space="preserve"> </w:t>
      </w:r>
      <w:r w:rsidRPr="00E0393A">
        <w:t>entradas</w:t>
      </w:r>
      <w:proofErr w:type="gramEnd"/>
      <w:r w:rsidRPr="00E0393A">
        <w:t>, cada uma dela</w:t>
      </w:r>
      <w:r w:rsidR="00AF10CA" w:rsidRPr="00E0393A">
        <w:t>s correspondendo a um</w:t>
      </w:r>
      <w:r w:rsidR="00571BA4">
        <w:t xml:space="preserve"> ponto</w:t>
      </w:r>
      <w:r w:rsidR="00AF10CA" w:rsidRPr="00E0393A">
        <w:t xml:space="preserve"> da planta</w:t>
      </w:r>
      <w:r w:rsidR="00F84E9E">
        <w:t>. P</w:t>
      </w:r>
      <w:r w:rsidRPr="00E0393A">
        <w:t xml:space="preserve">ara cada entrada é armazenada uma lista dos sensores a serem cobertos caso um roteador seja posicionado na </w:t>
      </w:r>
      <w:r w:rsidR="00AF10CA" w:rsidRPr="00E0393A">
        <w:t>célula</w:t>
      </w:r>
      <w:r w:rsidRPr="00E0393A">
        <w:t xml:space="preserve"> em questão. Para cada novo roteador a ser pos</w:t>
      </w:r>
      <w:r w:rsidR="00B361EB" w:rsidRPr="00E0393A">
        <w:t>icionado essa tabela é re</w:t>
      </w:r>
      <w:r w:rsidR="00AD379C">
        <w:t>feita. Caso o número de roteadores entrado</w:t>
      </w:r>
      <w:r w:rsidR="00B361EB" w:rsidRPr="00E0393A">
        <w:t xml:space="preserve"> seja maior que o mínimo necessário para cobertura total o algoritmo irá posicionar os roteadores adicionais aleatoriamente.</w:t>
      </w:r>
    </w:p>
    <w:p w:rsidR="00DD534F" w:rsidRPr="00E0393A" w:rsidRDefault="00DD534F" w:rsidP="00AF10CA">
      <w:pPr>
        <w:pStyle w:val="tex"/>
        <w:ind w:firstLine="708"/>
        <w:jc w:val="both"/>
      </w:pPr>
      <w:r w:rsidRPr="00E0393A">
        <w:t>O algoritmo tem desempenho satisfatório para a otimização de cobertura, porém não é capaz de maximizar a componente conexa da solução.</w:t>
      </w:r>
    </w:p>
    <w:p w:rsidR="00CB2DE9" w:rsidRPr="00E0393A" w:rsidRDefault="00CB2DE9" w:rsidP="00AF10CA">
      <w:pPr>
        <w:pStyle w:val="tex"/>
        <w:ind w:firstLine="708"/>
        <w:jc w:val="both"/>
      </w:pPr>
      <w:r w:rsidRPr="00E0393A">
        <w:t>A solução desta heurística de busca foi usada para a geração dos indivíduos da primeira iteração do algoritmo genético.</w:t>
      </w:r>
    </w:p>
    <w:p w:rsidR="00AF10CA" w:rsidRPr="00E0393A" w:rsidRDefault="00AF10CA" w:rsidP="00AF10CA">
      <w:pPr>
        <w:pStyle w:val="tex"/>
        <w:ind w:firstLine="708"/>
        <w:jc w:val="both"/>
      </w:pPr>
    </w:p>
    <w:p w:rsidR="00A92FAC" w:rsidRPr="00E0393A" w:rsidRDefault="00F47B8D"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9" w:name="_Toc373139554"/>
      <w:r>
        <w:rPr>
          <w:rFonts w:ascii="Times New Roman" w:hAnsi="Times New Roman" w:cs="Times New Roman"/>
          <w:b/>
          <w:sz w:val="28"/>
          <w:szCs w:val="28"/>
        </w:rPr>
        <w:t>Testes</w:t>
      </w:r>
      <w:bookmarkEnd w:id="89"/>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w:t>
      </w:r>
      <w:r w:rsidR="00F63187">
        <w:t>ítulo</w:t>
      </w:r>
      <w:r w:rsidR="00817504" w:rsidRPr="00E0393A">
        <w:t xml:space="preserve">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w:t>
      </w:r>
      <w:r w:rsidR="00F63187">
        <w:t>a</w:t>
      </w:r>
      <w:r w:rsidRPr="00E0393A">
        <w:t xml:space="preserve">lgoritmo genético. </w:t>
      </w:r>
    </w:p>
    <w:p w:rsidR="00C30CF1" w:rsidRPr="00E0393A" w:rsidRDefault="00817504" w:rsidP="00817504">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C13493" w:rsidRPr="00E0393A" w:rsidRDefault="00C13493" w:rsidP="00293FFA">
      <w:pPr>
        <w:pStyle w:val="tex"/>
      </w:pPr>
    </w:p>
    <w:p w:rsidR="00A92FAC" w:rsidRPr="00E0393A" w:rsidRDefault="00713435" w:rsidP="00293FFA">
      <w:pPr>
        <w:pStyle w:val="tex"/>
        <w:ind w:firstLine="360"/>
      </w:pPr>
      <w:r w:rsidRPr="00E0393A">
        <w:lastRenderedPageBreak/>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r w:rsidR="00C470C4" w:rsidRPr="00E0393A" w:rsidTr="00203070">
        <w:trPr>
          <w:trHeight w:val="300"/>
          <w:jc w:val="center"/>
        </w:trPr>
        <w:tc>
          <w:tcPr>
            <w:tcW w:w="1720" w:type="dxa"/>
            <w:shd w:val="clear" w:color="auto" w:fill="auto"/>
            <w:noWrap/>
            <w:vAlign w:val="bottom"/>
          </w:tcPr>
          <w:p w:rsidR="00C470C4" w:rsidRDefault="00C470C4" w:rsidP="00C470C4">
            <w:pPr>
              <w:spacing w:after="0" w:line="360" w:lineRule="auto"/>
              <w:jc w:val="center"/>
              <w:rPr>
                <w:rFonts w:ascii="Calibri" w:eastAsia="Calibri" w:hAnsi="Calibri" w:cs="Times New Roman"/>
                <w:color w:val="000000"/>
                <w:sz w:val="24"/>
                <w:szCs w:val="24"/>
              </w:rPr>
            </w:pPr>
            <m:oMathPara>
              <m:oMath>
                <m:r>
                  <w:rPr>
                    <w:rFonts w:ascii="Cambria Math" w:eastAsia="Calibri" w:hAnsi="Cambria Math" w:cs="Times New Roman"/>
                    <w:color w:val="000000"/>
                    <w:sz w:val="24"/>
                    <w:szCs w:val="24"/>
                  </w:rPr>
                  <m:t>minCoverage</m:t>
                </m:r>
              </m:oMath>
            </m:oMathPara>
          </w:p>
        </w:tc>
        <w:tc>
          <w:tcPr>
            <w:tcW w:w="1660" w:type="dxa"/>
            <w:shd w:val="clear" w:color="auto" w:fill="auto"/>
            <w:noWrap/>
            <w:vAlign w:val="bottom"/>
          </w:tcPr>
          <w:p w:rsidR="00C470C4" w:rsidRPr="00E0393A" w:rsidRDefault="00C470C4"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bl>
    <w:p w:rsidR="00713435" w:rsidRDefault="00086DE1" w:rsidP="00293FFA">
      <w:pPr>
        <w:pStyle w:val="tex"/>
        <w:jc w:val="center"/>
        <w:rPr>
          <w:ins w:id="90" w:author="ceciliaccesar" w:date="2013-11-25T15:30:00Z"/>
        </w:rPr>
      </w:pPr>
      <w:r w:rsidRPr="00E0393A">
        <w:t>Tabela 5.1 – Variáveis de ambiente.</w:t>
      </w:r>
    </w:p>
    <w:p w:rsidR="0000212C" w:rsidRPr="00E0393A" w:rsidRDefault="0000212C" w:rsidP="00293FFA">
      <w:pPr>
        <w:pStyle w:val="tex"/>
        <w:jc w:val="center"/>
      </w:pPr>
      <w:ins w:id="91" w:author="ceciliaccesar" w:date="2013-11-25T15:30:00Z">
        <w:r>
          <w:t xml:space="preserve">Usaram sempre o mesmo </w:t>
        </w:r>
        <w:proofErr w:type="spellStart"/>
        <w:r>
          <w:t>minCoverage</w:t>
        </w:r>
        <w:proofErr w:type="spellEnd"/>
        <w:r>
          <w:t>? Quanto foi?</w:t>
        </w:r>
      </w:ins>
    </w:p>
    <w:p w:rsidR="00C73108" w:rsidRPr="00E0393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2" w:name="_Toc373139556"/>
      <w:r w:rsidRPr="00E0393A">
        <w:rPr>
          <w:rFonts w:ascii="Times New Roman" w:hAnsi="Times New Roman" w:cs="Times New Roman"/>
          <w:sz w:val="24"/>
          <w:szCs w:val="24"/>
        </w:rPr>
        <w:t>Cenários de testes</w:t>
      </w:r>
      <w:bookmarkEnd w:id="92"/>
    </w:p>
    <w:p w:rsidR="00B64676" w:rsidRPr="00E0393A" w:rsidRDefault="00B64676" w:rsidP="00293FFA">
      <w:pPr>
        <w:pStyle w:val="tex"/>
      </w:pPr>
    </w:p>
    <w:p w:rsidR="00B64676" w:rsidRPr="00E0393A"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B64676" w:rsidRPr="00E0393A" w:rsidRDefault="002E6A89" w:rsidP="002E6A89">
      <w:pPr>
        <w:pStyle w:val="tex"/>
        <w:jc w:val="center"/>
      </w:pPr>
      <w:r w:rsidRPr="00E0393A">
        <w:t>Tabela 5.2 – Classificação dos casos de teste quando a densidade/número de sensores na planta.</w:t>
      </w: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As figuras 5.1 a 5.5 a seguir ilustra</w:t>
      </w:r>
      <w:r w:rsidR="00A450AE" w:rsidRPr="00E0393A">
        <w:t>m</w:t>
      </w:r>
      <w:r w:rsidRPr="00E0393A">
        <w:t xml:space="preserve"> os casos de testes impares</w:t>
      </w:r>
      <w:ins w:id="93" w:author="Gabriel Secco" w:date="2013-11-26T02:33:00Z">
        <w:r w:rsidR="007E48D1">
          <w:t>, os casos pares n</w:t>
        </w:r>
      </w:ins>
      <w:ins w:id="94" w:author="Gabriel Secco" w:date="2013-11-26T02:34:00Z">
        <w:r w:rsidR="007E48D1">
          <w:t>ão são ilustrados pois, a menos da aus</w:t>
        </w:r>
      </w:ins>
      <w:ins w:id="95" w:author="Gabriel Secco" w:date="2013-11-26T02:35:00Z">
        <w:r w:rsidR="007E48D1">
          <w:t>ência de barreiras, s</w:t>
        </w:r>
      </w:ins>
      <w:ins w:id="96" w:author="Gabriel Secco" w:date="2013-11-26T02:36:00Z">
        <w:r w:rsidR="007E48D1">
          <w:t>ão iguais aos impares.</w:t>
        </w:r>
      </w:ins>
      <w:ins w:id="97" w:author="ceciliaccesar" w:date="2013-11-25T15:10:00Z">
        <w:r w:rsidR="00D74F8D">
          <w:t xml:space="preserve"> (</w:t>
        </w:r>
        <w:proofErr w:type="gramStart"/>
        <w:r w:rsidR="00D74F8D">
          <w:t>onde</w:t>
        </w:r>
        <w:proofErr w:type="gramEnd"/>
        <w:r w:rsidR="00D74F8D">
          <w:t xml:space="preserve"> estão os pares?)</w:t>
        </w:r>
      </w:ins>
      <w:r w:rsidRPr="00E0393A">
        <w:t>.</w:t>
      </w:r>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extent cx="3829393" cy="2870200"/>
            <wp:effectExtent l="38100" t="57150" r="113957" b="10160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9393"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98" w:name="_Toc373203694"/>
      <w:r>
        <w:t xml:space="preserve">Figura </w:t>
      </w:r>
      <w:r w:rsidR="00D7335D">
        <w:fldChar w:fldCharType="begin"/>
      </w:r>
      <w:r>
        <w:instrText xml:space="preserve"> SEQ Figura \* ARABIC </w:instrText>
      </w:r>
      <w:r w:rsidR="00D7335D">
        <w:fldChar w:fldCharType="separate"/>
      </w:r>
      <w:r w:rsidR="00210566">
        <w:rPr>
          <w:noProof/>
        </w:rPr>
        <w:t>19</w:t>
      </w:r>
      <w:r w:rsidR="00D7335D">
        <w:fldChar w:fldCharType="end"/>
      </w:r>
      <w:r w:rsidR="00175A78" w:rsidRPr="00E0393A">
        <w:t xml:space="preserve"> - Teste 1</w:t>
      </w:r>
      <w:bookmarkEnd w:id="98"/>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extent cx="3910725" cy="2931160"/>
            <wp:effectExtent l="38100" t="57150" r="108825" b="9779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0725" cy="29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99" w:name="_Toc373203695"/>
      <w:r>
        <w:t xml:space="preserve">Figura </w:t>
      </w:r>
      <w:r w:rsidR="00D7335D">
        <w:fldChar w:fldCharType="begin"/>
      </w:r>
      <w:r>
        <w:instrText xml:space="preserve"> SEQ Figura \* ARABIC </w:instrText>
      </w:r>
      <w:r w:rsidR="00D7335D">
        <w:fldChar w:fldCharType="separate"/>
      </w:r>
      <w:r w:rsidR="00210566">
        <w:rPr>
          <w:noProof/>
        </w:rPr>
        <w:t>20</w:t>
      </w:r>
      <w:r w:rsidR="00D7335D">
        <w:fldChar w:fldCharType="end"/>
      </w:r>
      <w:r w:rsidR="00175A78">
        <w:t xml:space="preserve"> </w:t>
      </w:r>
      <w:r w:rsidR="00175A78" w:rsidRPr="00E0393A">
        <w:t>- Teste 3</w:t>
      </w:r>
      <w:bookmarkEnd w:id="99"/>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extent cx="4015704" cy="3009845"/>
            <wp:effectExtent l="38100" t="57150" r="118146" b="95305"/>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320" cy="3006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100" w:name="_Toc373203696"/>
      <w:r>
        <w:t xml:space="preserve">Figura </w:t>
      </w:r>
      <w:r w:rsidR="00D7335D">
        <w:fldChar w:fldCharType="begin"/>
      </w:r>
      <w:r>
        <w:instrText xml:space="preserve"> SEQ Figura \* ARABIC </w:instrText>
      </w:r>
      <w:r w:rsidR="00D7335D">
        <w:fldChar w:fldCharType="separate"/>
      </w:r>
      <w:r w:rsidR="00210566">
        <w:rPr>
          <w:noProof/>
        </w:rPr>
        <w:t>21</w:t>
      </w:r>
      <w:r w:rsidR="00D7335D">
        <w:fldChar w:fldCharType="end"/>
      </w:r>
      <w:r w:rsidR="00175A78" w:rsidRPr="00E0393A">
        <w:t xml:space="preserve"> - Teste 5</w:t>
      </w:r>
      <w:bookmarkEnd w:id="100"/>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extent cx="3992057" cy="2992120"/>
            <wp:effectExtent l="38100" t="57150" r="122743" b="9398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2057" cy="299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101" w:name="_Toc373203697"/>
      <w:r>
        <w:t xml:space="preserve">Figura </w:t>
      </w:r>
      <w:r w:rsidR="00D7335D">
        <w:fldChar w:fldCharType="begin"/>
      </w:r>
      <w:r>
        <w:instrText xml:space="preserve"> SEQ Figura \* ARABIC </w:instrText>
      </w:r>
      <w:r w:rsidR="00D7335D">
        <w:fldChar w:fldCharType="separate"/>
      </w:r>
      <w:r w:rsidR="00210566">
        <w:rPr>
          <w:noProof/>
        </w:rPr>
        <w:t>22</w:t>
      </w:r>
      <w:r w:rsidR="00D7335D">
        <w:fldChar w:fldCharType="end"/>
      </w:r>
      <w:r w:rsidR="00175A78" w:rsidRPr="00E0393A">
        <w:t xml:space="preserve"> - Teste 7</w:t>
      </w:r>
      <w:bookmarkEnd w:id="101"/>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extent cx="4037896" cy="3026477"/>
            <wp:effectExtent l="38100" t="57150" r="115004" b="97723"/>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7808" cy="3026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102" w:name="_Toc373203698"/>
      <w:r>
        <w:t xml:space="preserve">Figura </w:t>
      </w:r>
      <w:r w:rsidR="00D7335D">
        <w:fldChar w:fldCharType="begin"/>
      </w:r>
      <w:r>
        <w:instrText xml:space="preserve"> SEQ Figura \* ARABIC </w:instrText>
      </w:r>
      <w:r w:rsidR="00D7335D">
        <w:fldChar w:fldCharType="separate"/>
      </w:r>
      <w:r w:rsidR="00210566">
        <w:rPr>
          <w:noProof/>
        </w:rPr>
        <w:t>23</w:t>
      </w:r>
      <w:r w:rsidR="00D7335D">
        <w:fldChar w:fldCharType="end"/>
      </w:r>
      <w:r w:rsidR="00175A78" w:rsidRPr="00E0393A">
        <w:t xml:space="preserve"> - Teste 9</w:t>
      </w:r>
      <w:bookmarkEnd w:id="102"/>
    </w:p>
    <w:p w:rsidR="00C8444F" w:rsidRPr="00E0393A" w:rsidRDefault="00C8444F" w:rsidP="00293FFA">
      <w:pPr>
        <w:spacing w:line="360" w:lineRule="auto"/>
        <w:jc w:val="center"/>
        <w:rPr>
          <w:rFonts w:ascii="Times New Roman" w:hAnsi="Times New Roman" w:cs="Times New Roman"/>
          <w:sz w:val="24"/>
          <w:szCs w:val="24"/>
        </w:rPr>
      </w:pPr>
    </w:p>
    <w:p w:rsidR="00AA3F93" w:rsidRPr="00E0393A"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03" w:name="_Toc373139557"/>
      <w:r w:rsidRPr="00E0393A">
        <w:rPr>
          <w:rFonts w:ascii="Times New Roman" w:hAnsi="Times New Roman" w:cs="Times New Roman"/>
          <w:sz w:val="24"/>
          <w:szCs w:val="24"/>
        </w:rPr>
        <w:t>Resultados</w:t>
      </w:r>
      <w:bookmarkEnd w:id="103"/>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a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AA1762" w:rsidRDefault="00AA1762" w:rsidP="006D1FDA">
      <w:pPr>
        <w:pStyle w:val="tex"/>
        <w:ind w:firstLine="360"/>
        <w:jc w:val="both"/>
      </w:pPr>
    </w:p>
    <w:p w:rsidR="00AA1762" w:rsidRDefault="00D74F8D" w:rsidP="006D1FDA">
      <w:pPr>
        <w:pStyle w:val="tex"/>
        <w:ind w:firstLine="360"/>
        <w:jc w:val="both"/>
      </w:pPr>
      <w:proofErr w:type="spellStart"/>
      <w:ins w:id="104" w:author="ceciliaccesar" w:date="2013-11-25T15:11:00Z">
        <w:r>
          <w:t>CAdê</w:t>
        </w:r>
        <w:proofErr w:type="spellEnd"/>
        <w:r>
          <w:t>?</w:t>
        </w:r>
      </w:ins>
    </w:p>
    <w:p w:rsidR="00AA1762" w:rsidRDefault="00AA1762" w:rsidP="006D1FDA">
      <w:pPr>
        <w:pStyle w:val="tex"/>
        <w:ind w:firstLine="360"/>
        <w:jc w:val="both"/>
      </w:pPr>
    </w:p>
    <w:p w:rsidR="00AA1762" w:rsidRPr="00E0393A" w:rsidRDefault="00AA1762" w:rsidP="00AA1762">
      <w:pPr>
        <w:pStyle w:val="tex"/>
        <w:jc w:val="center"/>
      </w:pPr>
      <w:r>
        <w:t>Tabela x – Resultado dos testes com Formatação condicional</w:t>
      </w:r>
    </w:p>
    <w:p w:rsidR="00777AA0" w:rsidRPr="00E0393A" w:rsidRDefault="00777AA0" w:rsidP="00293FFA">
      <w:pPr>
        <w:pStyle w:val="tex"/>
        <w:ind w:firstLine="360"/>
      </w:pPr>
    </w:p>
    <w:p w:rsidR="00AA3F93" w:rsidRPr="00E0393A" w:rsidRDefault="0081750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105" w:name="_Toc373139558"/>
      <w:r w:rsidRPr="00E0393A">
        <w:rPr>
          <w:rFonts w:ascii="Times New Roman" w:hAnsi="Times New Roman" w:cs="Times New Roman"/>
          <w:sz w:val="24"/>
          <w:szCs w:val="24"/>
        </w:rPr>
        <w:t>Algoritmo Genético</w:t>
      </w:r>
      <w:bookmarkEnd w:id="105"/>
    </w:p>
    <w:p w:rsidR="00AA3F93" w:rsidRPr="00E0393A" w:rsidRDefault="00AA3F93" w:rsidP="00293FFA">
      <w:pPr>
        <w:pStyle w:val="tex"/>
        <w:ind w:firstLine="360"/>
      </w:pPr>
    </w:p>
    <w:p w:rsidR="00C8444F" w:rsidRPr="00E0393A" w:rsidRDefault="00C8444F" w:rsidP="00293FFA">
      <w:pPr>
        <w:pStyle w:val="tex"/>
        <w:ind w:firstLine="360"/>
      </w:pPr>
      <w:r w:rsidRPr="00E0393A">
        <w:lastRenderedPageBreak/>
        <w:t>Os valores da tabela a seguir referem-se a execução do algoritmo genético para pelo menos uma repetição de cada caso de teste.</w:t>
      </w:r>
    </w:p>
    <w:p w:rsidR="00174BC7" w:rsidRPr="00E0393A" w:rsidRDefault="00FA5F7C" w:rsidP="00293FFA">
      <w:pPr>
        <w:pStyle w:val="tex"/>
        <w:ind w:firstLine="708"/>
        <w:jc w:val="both"/>
      </w:pPr>
      <w:ins w:id="106" w:author="ceciliaccesar" w:date="2013-11-25T15:15:00Z">
        <w:r>
          <w:t>Ca</w:t>
        </w:r>
      </w:ins>
      <w:ins w:id="107" w:author="ceciliaccesar" w:date="2013-11-25T15:16:00Z">
        <w:r>
          <w:t>dê?</w:t>
        </w:r>
      </w:ins>
    </w:p>
    <w:p w:rsidR="005314CE" w:rsidRDefault="00EC4420" w:rsidP="00293FFA">
      <w:pPr>
        <w:pStyle w:val="tex"/>
        <w:ind w:firstLine="708"/>
        <w:jc w:val="both"/>
        <w:rPr>
          <w:ins w:id="108" w:author="ceciliaccesar" w:date="2013-11-25T15:16:00Z"/>
        </w:rPr>
      </w:pPr>
      <w:r>
        <w:t xml:space="preserve">As ilustrações </w:t>
      </w:r>
      <w:r w:rsidR="00174BC7" w:rsidRPr="00E0393A">
        <w:t>a seguir apresentam os resultados dos testes 1 a 10.</w:t>
      </w:r>
    </w:p>
    <w:p w:rsidR="00FA5F7C" w:rsidRPr="00E0393A" w:rsidRDefault="007E48D1" w:rsidP="00293FFA">
      <w:pPr>
        <w:pStyle w:val="tex"/>
        <w:ind w:firstLine="708"/>
        <w:jc w:val="both"/>
      </w:pPr>
      <w:ins w:id="109" w:author="ceciliaccesar" w:date="2013-11-25T15:23:00Z">
        <w:r w:rsidRPr="007E48D1">
          <w:rPr>
            <w:noProof/>
            <w:lang w:val="en-US"/>
          </w:rPr>
          <w:drawing>
            <wp:anchor distT="0" distB="0" distL="114300" distR="114300" simplePos="0" relativeHeight="251659264" behindDoc="1" locked="0" layoutInCell="1" allowOverlap="1" wp14:anchorId="16C62934" wp14:editId="4B277965">
              <wp:simplePos x="0" y="0"/>
              <wp:positionH relativeFrom="page">
                <wp:align>right</wp:align>
              </wp:positionH>
              <wp:positionV relativeFrom="paragraph">
                <wp:posOffset>249555</wp:posOffset>
              </wp:positionV>
              <wp:extent cx="4573905" cy="4043045"/>
              <wp:effectExtent l="0" t="0" r="0" b="0"/>
              <wp:wrapTight wrapText="bothSides">
                <wp:wrapPolygon edited="0">
                  <wp:start x="0" y="0"/>
                  <wp:lineTo x="0" y="21474"/>
                  <wp:lineTo x="21501" y="21474"/>
                  <wp:lineTo x="21501" y="0"/>
                  <wp:lineTo x="0" y="0"/>
                </wp:wrapPolygon>
              </wp:wrapTight>
              <wp:docPr id="3" name="Picture 3" descr="C:\Users\Gabriel\Desktop\TG - Artigo\figs\ccteste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esktop\TG - Artigo\figs\ccteste3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3905" cy="404304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10" w:author="ceciliaccesar" w:date="2013-11-25T15:16:00Z">
        <w:r w:rsidR="00FA5F7C">
          <w:t xml:space="preserve">É ABSURDO UMA FIGURA POR PÁGINA! NÃO PRECISA DE ALTA RESOLUÇÃO... </w:t>
        </w:r>
      </w:ins>
      <w:ins w:id="111" w:author="ceciliaccesar" w:date="2013-11-25T15:21:00Z">
        <w:r w:rsidR="00FA5F7C">
          <w:t xml:space="preserve">Sugiro colocar a </w:t>
        </w:r>
        <w:proofErr w:type="spellStart"/>
        <w:r w:rsidR="00FA5F7C">
          <w:t>esq</w:t>
        </w:r>
        <w:proofErr w:type="spellEnd"/>
        <w:r w:rsidR="00FA5F7C">
          <w:t xml:space="preserve"> a cobertura e a direita a conectividade. Se vê ambos comparativamente.</w:t>
        </w:r>
      </w:ins>
      <w:ins w:id="112" w:author="ceciliaccesar" w:date="2013-11-25T15:26:00Z">
        <w:r w:rsidR="0000212C">
          <w:t xml:space="preserve"> Fiz um de exemplo mas não ficou muito bom, precisaria ter as figuras com menos moldura.</w:t>
        </w:r>
      </w:ins>
    </w:p>
    <w:p w:rsidR="004D6995" w:rsidRDefault="00FA5F7C">
      <w:pPr>
        <w:keepNext/>
        <w:spacing w:line="360" w:lineRule="auto"/>
        <w:pPrChange w:id="113" w:author="ceciliaccesar" w:date="2013-11-25T15:22:00Z">
          <w:pPr>
            <w:keepNext/>
            <w:spacing w:line="360" w:lineRule="auto"/>
            <w:jc w:val="center"/>
          </w:pPr>
        </w:pPrChange>
      </w:pPr>
      <w:ins w:id="114" w:author="ceciliaccesar" w:date="2013-11-25T15:23:00Z">
        <w:r>
          <w:rPr>
            <w:rFonts w:ascii="Times New Roman" w:hAnsi="Times New Roman" w:cs="Times New Roman"/>
            <w:noProof/>
            <w:lang w:val="en-US"/>
            <w:rPrChange w:id="115" w:author="Unknown">
              <w:rPr>
                <w:noProof/>
                <w:lang w:val="en-US"/>
              </w:rPr>
            </w:rPrChange>
          </w:rPr>
          <w:drawing>
            <wp:anchor distT="0" distB="0" distL="114300" distR="114300" simplePos="0" relativeHeight="251658240" behindDoc="0" locked="0" layoutInCell="1" allowOverlap="1">
              <wp:simplePos x="0" y="0"/>
              <wp:positionH relativeFrom="column">
                <wp:posOffset>-550545</wp:posOffset>
              </wp:positionH>
              <wp:positionV relativeFrom="paragraph">
                <wp:posOffset>-912495</wp:posOffset>
              </wp:positionV>
              <wp:extent cx="4664710" cy="4137660"/>
              <wp:effectExtent l="19050" t="0" r="2540" b="0"/>
              <wp:wrapSquare wrapText="bothSides"/>
              <wp:docPr id="2" name="Picture 2" descr="C:\Users\Gabriel\Desktop\TG - Artigo\figs\coverageteste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esktop\TG - Artigo\figs\coverageteste3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4710" cy="4137660"/>
                      </a:xfrm>
                      <a:prstGeom prst="rect">
                        <a:avLst/>
                      </a:prstGeom>
                      <a:noFill/>
                      <a:ln>
                        <a:noFill/>
                      </a:ln>
                    </pic:spPr>
                  </pic:pic>
                </a:graphicData>
              </a:graphic>
            </wp:anchor>
          </w:drawing>
        </w:r>
      </w:ins>
    </w:p>
    <w:p w:rsidR="004D6995" w:rsidRDefault="004D6995">
      <w:pPr>
        <w:pStyle w:val="tex"/>
        <w:pPrChange w:id="116" w:author="ceciliaccesar" w:date="2013-11-25T15:22:00Z">
          <w:pPr>
            <w:pStyle w:val="tex"/>
            <w:jc w:val="center"/>
          </w:pPr>
        </w:pPrChange>
      </w:pPr>
      <w:bookmarkStart w:id="117" w:name="_Toc373203699"/>
      <w:r>
        <w:t xml:space="preserve">Figura </w:t>
      </w:r>
      <w:r w:rsidR="00D7335D">
        <w:fldChar w:fldCharType="begin"/>
      </w:r>
      <w:r>
        <w:instrText xml:space="preserve"> SEQ Figura \* ARABIC </w:instrText>
      </w:r>
      <w:r w:rsidR="00D7335D">
        <w:fldChar w:fldCharType="separate"/>
      </w:r>
      <w:r w:rsidR="00210566">
        <w:rPr>
          <w:noProof/>
        </w:rPr>
        <w:t>24</w:t>
      </w:r>
      <w:r w:rsidR="00D7335D">
        <w:fldChar w:fldCharType="end"/>
      </w:r>
      <w:r w:rsidR="00210566" w:rsidRPr="00E0393A">
        <w:t xml:space="preserve"> – Mapa de sensores cobertos para o teste 1.</w:t>
      </w:r>
      <w:bookmarkEnd w:id="117"/>
    </w:p>
    <w:p w:rsidR="00210566" w:rsidRDefault="00210566">
      <w:pPr>
        <w:keepNext/>
        <w:spacing w:line="360" w:lineRule="auto"/>
        <w:jc w:val="right"/>
        <w:pPrChange w:id="118" w:author="ceciliaccesar" w:date="2013-11-25T15:24:00Z">
          <w:pPr>
            <w:keepNext/>
            <w:spacing w:line="360" w:lineRule="auto"/>
            <w:jc w:val="center"/>
          </w:pPr>
        </w:pPrChange>
      </w:pPr>
    </w:p>
    <w:p w:rsidR="00A00CE2" w:rsidRPr="00E0393A" w:rsidRDefault="00210566">
      <w:pPr>
        <w:pStyle w:val="tex"/>
        <w:ind w:left="5670" w:right="-19"/>
        <w:jc w:val="right"/>
        <w:pPrChange w:id="119" w:author="ceciliaccesar" w:date="2013-11-25T15:25:00Z">
          <w:pPr>
            <w:pStyle w:val="tex"/>
            <w:jc w:val="center"/>
          </w:pPr>
        </w:pPrChange>
      </w:pPr>
      <w:bookmarkStart w:id="120" w:name="_Toc373203700"/>
      <w:r>
        <w:t xml:space="preserve">Figura </w:t>
      </w:r>
      <w:r w:rsidR="00D7335D">
        <w:fldChar w:fldCharType="begin"/>
      </w:r>
      <w:r>
        <w:instrText xml:space="preserve"> SEQ Figura \* ARABIC </w:instrText>
      </w:r>
      <w:r w:rsidR="00D7335D">
        <w:fldChar w:fldCharType="separate"/>
      </w:r>
      <w:r>
        <w:rPr>
          <w:noProof/>
        </w:rPr>
        <w:t>25</w:t>
      </w:r>
      <w:r w:rsidR="00D7335D">
        <w:fldChar w:fldCharType="end"/>
      </w:r>
      <w:r w:rsidRPr="00E0393A">
        <w:t xml:space="preserve"> – Mapa para visualização de comunicação entre </w:t>
      </w:r>
      <w:r w:rsidRPr="00E0393A">
        <w:lastRenderedPageBreak/>
        <w:t xml:space="preserve">roteadores, </w:t>
      </w:r>
      <w:proofErr w:type="gramStart"/>
      <w:r w:rsidRPr="00E0393A">
        <w:t xml:space="preserve">considerando </w:t>
      </w:r>
      <m:oMath>
        <m:r>
          <w:rPr>
            <w:rFonts w:ascii="Cambria Math" w:hAnsi="Cambria Math"/>
          </w:rPr>
          <m:t>range_router</m:t>
        </m:r>
      </m:oMath>
      <w:r w:rsidRPr="00E0393A">
        <w:t xml:space="preserve"> para</w:t>
      </w:r>
      <w:proofErr w:type="gramEnd"/>
      <w:r w:rsidRPr="00E0393A">
        <w:t xml:space="preserve"> o teste 1.</w:t>
      </w:r>
      <w:bookmarkEnd w:id="120"/>
    </w:p>
    <w:p w:rsidR="004D6995" w:rsidRPr="00210566" w:rsidRDefault="00A00CE2" w:rsidP="00210566">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extent cx="3901440" cy="2926080"/>
            <wp:effectExtent l="19050" t="0" r="3810" b="0"/>
            <wp:docPr id="4" name="Picture 4" descr="C:\Users\Gabriel\Desktop\TG - Artigo\figs\avgteste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TG - Artigo\figs\avgteste30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1440" cy="2926080"/>
                    </a:xfrm>
                    <a:prstGeom prst="rect">
                      <a:avLst/>
                    </a:prstGeom>
                    <a:noFill/>
                    <a:ln>
                      <a:noFill/>
                    </a:ln>
                  </pic:spPr>
                </pic:pic>
              </a:graphicData>
            </a:graphic>
          </wp:inline>
        </w:drawing>
      </w:r>
    </w:p>
    <w:p w:rsidR="00777747" w:rsidRPr="00E0393A" w:rsidRDefault="004D6995" w:rsidP="00210566">
      <w:pPr>
        <w:pStyle w:val="tex"/>
        <w:jc w:val="center"/>
      </w:pPr>
      <w:bookmarkStart w:id="121" w:name="_Toc373203701"/>
      <w:r>
        <w:t xml:space="preserve">Figura </w:t>
      </w:r>
      <w:r w:rsidR="00D7335D">
        <w:fldChar w:fldCharType="begin"/>
      </w:r>
      <w:r>
        <w:instrText xml:space="preserve"> SEQ Figura \* ARABIC </w:instrText>
      </w:r>
      <w:r w:rsidR="00D7335D">
        <w:fldChar w:fldCharType="separate"/>
      </w:r>
      <w:r w:rsidR="00210566">
        <w:rPr>
          <w:noProof/>
        </w:rPr>
        <w:t>26</w:t>
      </w:r>
      <w:r w:rsidR="00D7335D">
        <w:fldChar w:fldCharType="end"/>
      </w:r>
      <w:r w:rsidR="00210566" w:rsidRPr="00E0393A">
        <w:t xml:space="preserve"> - Evolução da aptidão do teste 1.</w:t>
      </w:r>
      <w:bookmarkEnd w:id="121"/>
    </w:p>
    <w:p w:rsidR="00777747" w:rsidRPr="00E0393A" w:rsidDel="00FA5F7C" w:rsidRDefault="00777747" w:rsidP="00293FFA">
      <w:pPr>
        <w:spacing w:line="360" w:lineRule="auto"/>
        <w:jc w:val="center"/>
        <w:rPr>
          <w:del w:id="122" w:author="ceciliaccesar" w:date="2013-11-25T15:17:00Z"/>
          <w:rFonts w:ascii="Times New Roman" w:hAnsi="Times New Roman" w:cs="Times New Roman"/>
        </w:rPr>
      </w:pPr>
    </w:p>
    <w:p w:rsidR="00777747" w:rsidRPr="00E0393A" w:rsidDel="00FA5F7C" w:rsidRDefault="00777747" w:rsidP="00293FFA">
      <w:pPr>
        <w:spacing w:line="360" w:lineRule="auto"/>
        <w:jc w:val="center"/>
        <w:rPr>
          <w:del w:id="123" w:author="ceciliaccesar" w:date="2013-11-25T15:17:00Z"/>
          <w:rFonts w:ascii="Times New Roman" w:hAnsi="Times New Roman" w:cs="Times New Roman"/>
        </w:rPr>
      </w:pPr>
    </w:p>
    <w:p w:rsidR="00777747" w:rsidRPr="00E0393A" w:rsidDel="00FA5F7C" w:rsidRDefault="00777747" w:rsidP="00293FFA">
      <w:pPr>
        <w:spacing w:line="360" w:lineRule="auto"/>
        <w:jc w:val="center"/>
        <w:rPr>
          <w:del w:id="124" w:author="ceciliaccesar" w:date="2013-11-25T15:17:00Z"/>
          <w:rFonts w:ascii="Times New Roman" w:hAnsi="Times New Roman" w:cs="Times New Roman"/>
        </w:rPr>
      </w:pPr>
    </w:p>
    <w:p w:rsidR="00777747" w:rsidRPr="00E0393A" w:rsidDel="00FA5F7C" w:rsidRDefault="00777747" w:rsidP="00293FFA">
      <w:pPr>
        <w:spacing w:line="360" w:lineRule="auto"/>
        <w:jc w:val="center"/>
        <w:rPr>
          <w:del w:id="125" w:author="ceciliaccesar" w:date="2013-11-25T15:17:00Z"/>
          <w:rFonts w:ascii="Times New Roman" w:hAnsi="Times New Roman" w:cs="Times New Roman"/>
        </w:rPr>
      </w:pPr>
    </w:p>
    <w:p w:rsidR="00777747" w:rsidRPr="00E0393A" w:rsidDel="00FA5F7C" w:rsidRDefault="00777747" w:rsidP="00293FFA">
      <w:pPr>
        <w:spacing w:line="360" w:lineRule="auto"/>
        <w:jc w:val="center"/>
        <w:rPr>
          <w:del w:id="126" w:author="ceciliaccesar" w:date="2013-11-25T15:17:00Z"/>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A00CE2" w:rsidP="004D6995">
      <w:pPr>
        <w:keepNext/>
        <w:spacing w:line="360" w:lineRule="auto"/>
        <w:jc w:val="center"/>
      </w:pPr>
      <w:r>
        <w:rPr>
          <w:rFonts w:ascii="Times New Roman" w:hAnsi="Times New Roman" w:cs="Times New Roman"/>
          <w:noProof/>
          <w:lang w:val="en-US"/>
        </w:rPr>
        <w:lastRenderedPageBreak/>
        <w:drawing>
          <wp:inline distT="0" distB="0" distL="0" distR="0">
            <wp:extent cx="4511040" cy="3995706"/>
            <wp:effectExtent l="19050" t="0" r="3810" b="0"/>
            <wp:docPr id="37" name="Picture 37" descr="C:\Users\Gabriel\Desktop\TG - Artigo\figs\coverageteste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esktop\TG - Artigo\figs\coverageteste30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1040" cy="3995706"/>
                    </a:xfrm>
                    <a:prstGeom prst="rect">
                      <a:avLst/>
                    </a:prstGeom>
                    <a:noFill/>
                    <a:ln>
                      <a:noFill/>
                    </a:ln>
                  </pic:spPr>
                </pic:pic>
              </a:graphicData>
            </a:graphic>
          </wp:inline>
        </w:drawing>
      </w:r>
    </w:p>
    <w:p w:rsidR="004D6995" w:rsidRDefault="004D6995" w:rsidP="00210566">
      <w:pPr>
        <w:pStyle w:val="tex"/>
        <w:jc w:val="center"/>
      </w:pPr>
      <w:r>
        <w:t xml:space="preserve">Figura </w:t>
      </w:r>
      <w:r w:rsidR="00D7335D">
        <w:fldChar w:fldCharType="begin"/>
      </w:r>
      <w:r>
        <w:instrText xml:space="preserve"> SEQ Figura \* ARABIC </w:instrText>
      </w:r>
      <w:r w:rsidR="00D7335D">
        <w:fldChar w:fldCharType="separate"/>
      </w:r>
      <w:r w:rsidR="00210566">
        <w:rPr>
          <w:noProof/>
        </w:rPr>
        <w:t>27</w:t>
      </w:r>
      <w:r w:rsidR="00D7335D">
        <w:fldChar w:fldCharType="end"/>
      </w:r>
      <w:r w:rsidR="00210566" w:rsidRPr="00E0393A">
        <w:t xml:space="preserve"> – Mapa de sensores cobertos para o teste 2.</w:t>
      </w:r>
    </w:p>
    <w:p w:rsidR="00777747" w:rsidRPr="00E0393A" w:rsidDel="00FA5F7C" w:rsidRDefault="00777747" w:rsidP="00293FFA">
      <w:pPr>
        <w:spacing w:line="360" w:lineRule="auto"/>
        <w:jc w:val="center"/>
        <w:rPr>
          <w:del w:id="127" w:author="ceciliaccesar" w:date="2013-11-25T15:18:00Z"/>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extent cx="4297680" cy="3806720"/>
            <wp:effectExtent l="19050" t="0" r="7620" b="0"/>
            <wp:docPr id="41" name="Picture 41" descr="C:\Users\Gabriel\Desktop\TG - Artigo\figs\ccteste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esktop\TG - Artigo\figs\ccteste3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7680" cy="3806720"/>
                    </a:xfrm>
                    <a:prstGeom prst="rect">
                      <a:avLst/>
                    </a:prstGeom>
                    <a:noFill/>
                    <a:ln>
                      <a:noFill/>
                    </a:ln>
                  </pic:spPr>
                </pic:pic>
              </a:graphicData>
            </a:graphic>
          </wp:inline>
        </w:drawing>
      </w:r>
    </w:p>
    <w:p w:rsidR="00777747" w:rsidRPr="00E0393A" w:rsidRDefault="004D6995" w:rsidP="00210566">
      <w:pPr>
        <w:pStyle w:val="tex"/>
        <w:jc w:val="center"/>
      </w:pPr>
      <w:bookmarkStart w:id="128" w:name="_Toc373203702"/>
      <w:r>
        <w:t xml:space="preserve">Figura </w:t>
      </w:r>
      <w:r w:rsidR="00D7335D">
        <w:fldChar w:fldCharType="begin"/>
      </w:r>
      <w:r>
        <w:instrText xml:space="preserve"> SEQ Figura \* ARABIC </w:instrText>
      </w:r>
      <w:r w:rsidR="00D7335D">
        <w:fldChar w:fldCharType="separate"/>
      </w:r>
      <w:r w:rsidR="00210566">
        <w:rPr>
          <w:noProof/>
        </w:rPr>
        <w:t>28</w:t>
      </w:r>
      <w:r w:rsidR="00D7335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2.</w:t>
      </w:r>
      <w:bookmarkEnd w:id="128"/>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drawing>
          <wp:inline distT="0" distB="0" distL="0" distR="0">
            <wp:extent cx="4038600" cy="3028950"/>
            <wp:effectExtent l="19050" t="0" r="0" b="0"/>
            <wp:docPr id="42" name="Picture 42" descr="C:\Users\Gabriel\Desktop\TG - Artigo\figs\avgteste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esktop\TG - Artigo\figs\avgteste30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8600" cy="3028950"/>
                    </a:xfrm>
                    <a:prstGeom prst="rect">
                      <a:avLst/>
                    </a:prstGeom>
                    <a:noFill/>
                    <a:ln>
                      <a:noFill/>
                    </a:ln>
                  </pic:spPr>
                </pic:pic>
              </a:graphicData>
            </a:graphic>
          </wp:inline>
        </w:drawing>
      </w:r>
    </w:p>
    <w:p w:rsidR="00777747" w:rsidRPr="00E0393A" w:rsidRDefault="004D6995" w:rsidP="00210566">
      <w:pPr>
        <w:pStyle w:val="tex"/>
        <w:jc w:val="center"/>
      </w:pPr>
      <w:bookmarkStart w:id="129" w:name="_Toc373203703"/>
      <w:r>
        <w:t xml:space="preserve">Figura </w:t>
      </w:r>
      <w:r w:rsidR="00D7335D">
        <w:fldChar w:fldCharType="begin"/>
      </w:r>
      <w:r>
        <w:instrText xml:space="preserve"> SEQ Figura \* ARABIC </w:instrText>
      </w:r>
      <w:r w:rsidR="00D7335D">
        <w:fldChar w:fldCharType="separate"/>
      </w:r>
      <w:r w:rsidR="00210566">
        <w:rPr>
          <w:noProof/>
        </w:rPr>
        <w:t>29</w:t>
      </w:r>
      <w:r w:rsidR="00D7335D">
        <w:fldChar w:fldCharType="end"/>
      </w:r>
      <w:r w:rsidR="00210566" w:rsidRPr="00E0393A">
        <w:t xml:space="preserve"> - Evolução da aptidão do teste 2.</w:t>
      </w:r>
      <w:bookmarkEnd w:id="129"/>
    </w:p>
    <w:p w:rsidR="00777747" w:rsidRPr="00E0393A" w:rsidDel="00FA5F7C" w:rsidRDefault="00777747" w:rsidP="00210566">
      <w:pPr>
        <w:spacing w:line="360" w:lineRule="auto"/>
        <w:rPr>
          <w:del w:id="130" w:author="ceciliaccesar" w:date="2013-11-25T15:19:00Z"/>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drawing>
          <wp:inline distT="0" distB="0" distL="0" distR="0">
            <wp:extent cx="4358640" cy="3860716"/>
            <wp:effectExtent l="19050" t="0" r="3810" b="0"/>
            <wp:docPr id="45" name="Picture 45" descr="C:\Users\Gabriel\Desktop\TG - Artigo\figs\coverageteste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TG - Artigo\figs\coverageteste30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58640" cy="3860716"/>
                    </a:xfrm>
                    <a:prstGeom prst="rect">
                      <a:avLst/>
                    </a:prstGeom>
                    <a:noFill/>
                    <a:ln>
                      <a:noFill/>
                    </a:ln>
                  </pic:spPr>
                </pic:pic>
              </a:graphicData>
            </a:graphic>
          </wp:inline>
        </w:drawing>
      </w:r>
    </w:p>
    <w:p w:rsidR="00777747" w:rsidRPr="00E0393A" w:rsidRDefault="004D6995" w:rsidP="00210566">
      <w:pPr>
        <w:pStyle w:val="tex"/>
        <w:jc w:val="center"/>
      </w:pPr>
      <w:r>
        <w:t xml:space="preserve">Figura </w:t>
      </w:r>
      <w:r w:rsidR="00D7335D">
        <w:fldChar w:fldCharType="begin"/>
      </w:r>
      <w:r>
        <w:instrText xml:space="preserve"> SEQ Figura \* ARABIC </w:instrText>
      </w:r>
      <w:r w:rsidR="00D7335D">
        <w:fldChar w:fldCharType="separate"/>
      </w:r>
      <w:r w:rsidR="00210566">
        <w:rPr>
          <w:noProof/>
        </w:rPr>
        <w:t>30</w:t>
      </w:r>
      <w:r w:rsidR="00D7335D">
        <w:fldChar w:fldCharType="end"/>
      </w:r>
      <w:r w:rsidR="00210566" w:rsidRPr="00E0393A">
        <w:t xml:space="preserve"> – Mapa de sensores cobertos para o teste 3.</w:t>
      </w: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extent cx="3863340" cy="3421998"/>
            <wp:effectExtent l="19050" t="0" r="3810" b="0"/>
            <wp:docPr id="48" name="Picture 48" descr="C:\Users\Gabriel\Desktop\TG - Artigo\figs\ccteste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esktop\TG - Artigo\figs\ccteste3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3340" cy="3421998"/>
                    </a:xfrm>
                    <a:prstGeom prst="rect">
                      <a:avLst/>
                    </a:prstGeom>
                    <a:noFill/>
                    <a:ln>
                      <a:noFill/>
                    </a:ln>
                  </pic:spPr>
                </pic:pic>
              </a:graphicData>
            </a:graphic>
          </wp:inline>
        </w:drawing>
      </w:r>
    </w:p>
    <w:p w:rsidR="00777747" w:rsidRPr="00E0393A" w:rsidRDefault="004D6995" w:rsidP="00210566">
      <w:pPr>
        <w:pStyle w:val="tex"/>
        <w:jc w:val="center"/>
      </w:pPr>
      <w:bookmarkStart w:id="131" w:name="_Toc373203704"/>
      <w:r>
        <w:t xml:space="preserve">Figura </w:t>
      </w:r>
      <w:r w:rsidR="00D7335D">
        <w:fldChar w:fldCharType="begin"/>
      </w:r>
      <w:r>
        <w:instrText xml:space="preserve"> SEQ Figura \* ARABIC </w:instrText>
      </w:r>
      <w:r w:rsidR="00D7335D">
        <w:fldChar w:fldCharType="separate"/>
      </w:r>
      <w:r w:rsidR="00210566">
        <w:rPr>
          <w:noProof/>
        </w:rPr>
        <w:t>31</w:t>
      </w:r>
      <w:r w:rsidR="00D7335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3.</w:t>
      </w:r>
      <w:bookmarkEnd w:id="131"/>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drawing>
          <wp:inline distT="0" distB="0" distL="0" distR="0">
            <wp:extent cx="4213860" cy="3160395"/>
            <wp:effectExtent l="19050" t="0" r="0" b="0"/>
            <wp:docPr id="61" name="Picture 61" descr="C:\Users\Gabriel\Desktop\TG - Artigo\figs\avgteste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esktop\TG - Artigo\figs\avgteste30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3860" cy="3160395"/>
                    </a:xfrm>
                    <a:prstGeom prst="rect">
                      <a:avLst/>
                    </a:prstGeom>
                    <a:noFill/>
                    <a:ln>
                      <a:noFill/>
                    </a:ln>
                  </pic:spPr>
                </pic:pic>
              </a:graphicData>
            </a:graphic>
          </wp:inline>
        </w:drawing>
      </w:r>
    </w:p>
    <w:p w:rsidR="00777747" w:rsidRPr="00E0393A" w:rsidRDefault="004D6995" w:rsidP="00210566">
      <w:pPr>
        <w:pStyle w:val="tex"/>
        <w:jc w:val="center"/>
      </w:pPr>
      <w:bookmarkStart w:id="132" w:name="_Toc373203705"/>
      <w:r>
        <w:t xml:space="preserve">Figura </w:t>
      </w:r>
      <w:r w:rsidR="00D7335D">
        <w:fldChar w:fldCharType="begin"/>
      </w:r>
      <w:r>
        <w:instrText xml:space="preserve"> SEQ Figura \* ARABIC </w:instrText>
      </w:r>
      <w:r w:rsidR="00D7335D">
        <w:fldChar w:fldCharType="separate"/>
      </w:r>
      <w:r w:rsidR="00210566">
        <w:rPr>
          <w:noProof/>
        </w:rPr>
        <w:t>32</w:t>
      </w:r>
      <w:r w:rsidR="00D7335D">
        <w:fldChar w:fldCharType="end"/>
      </w:r>
      <w:r w:rsidR="00210566" w:rsidRPr="00E0393A">
        <w:t xml:space="preserve"> – Evolução da aptidão para o teste 3.</w:t>
      </w:r>
      <w:bookmarkEnd w:id="132"/>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Del="00FA5F7C" w:rsidRDefault="00056D4F" w:rsidP="004D6995">
      <w:pPr>
        <w:keepNext/>
        <w:spacing w:line="360" w:lineRule="auto"/>
        <w:jc w:val="center"/>
        <w:rPr>
          <w:del w:id="133" w:author="ceciliaccesar" w:date="2013-11-25T15:20:00Z"/>
        </w:rPr>
      </w:pPr>
      <w:r>
        <w:rPr>
          <w:rFonts w:ascii="Times New Roman" w:hAnsi="Times New Roman" w:cs="Times New Roman"/>
          <w:noProof/>
          <w:lang w:val="en-US"/>
        </w:rPr>
        <w:drawing>
          <wp:inline distT="0" distB="0" distL="0" distR="0">
            <wp:extent cx="3996690" cy="3540114"/>
            <wp:effectExtent l="19050" t="0" r="3810" b="0"/>
            <wp:docPr id="78" name="Picture 78" descr="C:\Users\Gabriel\Desktop\TG - Artigo\figs\coverageteste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esktop\TG - Artigo\figs\coverageteste3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6188" cy="3539669"/>
                    </a:xfrm>
                    <a:prstGeom prst="rect">
                      <a:avLst/>
                    </a:prstGeom>
                    <a:noFill/>
                    <a:ln>
                      <a:noFill/>
                    </a:ln>
                  </pic:spPr>
                </pic:pic>
              </a:graphicData>
            </a:graphic>
          </wp:inline>
        </w:drawing>
      </w:r>
    </w:p>
    <w:p w:rsidR="00777747" w:rsidRPr="00E0393A" w:rsidRDefault="004D6995">
      <w:pPr>
        <w:keepNext/>
        <w:spacing w:line="360" w:lineRule="auto"/>
        <w:jc w:val="center"/>
        <w:pPrChange w:id="134" w:author="ceciliaccesar" w:date="2013-11-25T15:20:00Z">
          <w:pPr>
            <w:pStyle w:val="tex"/>
            <w:jc w:val="center"/>
          </w:pPr>
        </w:pPrChange>
      </w:pPr>
      <w:bookmarkStart w:id="135" w:name="_Toc373203706"/>
      <w:r>
        <w:t xml:space="preserve">Figura </w:t>
      </w:r>
      <w:r w:rsidR="00D7335D">
        <w:fldChar w:fldCharType="begin"/>
      </w:r>
      <w:r>
        <w:instrText xml:space="preserve"> SEQ Figura \* ARABIC </w:instrText>
      </w:r>
      <w:r w:rsidR="00D7335D">
        <w:fldChar w:fldCharType="separate"/>
      </w:r>
      <w:r w:rsidR="00210566">
        <w:rPr>
          <w:noProof/>
        </w:rPr>
        <w:t>33</w:t>
      </w:r>
      <w:r w:rsidR="00D7335D">
        <w:fldChar w:fldCharType="end"/>
      </w:r>
      <w:r w:rsidR="00210566" w:rsidRPr="00E0393A">
        <w:t xml:space="preserve"> – Mapa de sensores cobertos para o teste 4.</w:t>
      </w:r>
      <w:bookmarkEnd w:id="135"/>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extent cx="4472577" cy="3961637"/>
            <wp:effectExtent l="19050" t="0" r="4173" b="0"/>
            <wp:docPr id="79" name="Picture 79" descr="C:\Users\Gabriel\Desktop\TG - Artigo\figs\ccteste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briel\Desktop\TG - Artigo\figs\ccteste30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5525" cy="3964248"/>
                    </a:xfrm>
                    <a:prstGeom prst="rect">
                      <a:avLst/>
                    </a:prstGeom>
                    <a:noFill/>
                    <a:ln>
                      <a:noFill/>
                    </a:ln>
                  </pic:spPr>
                </pic:pic>
              </a:graphicData>
            </a:graphic>
          </wp:inline>
        </w:drawing>
      </w:r>
    </w:p>
    <w:p w:rsidR="00777747" w:rsidRPr="00E0393A" w:rsidRDefault="004D6995" w:rsidP="00210566">
      <w:pPr>
        <w:pStyle w:val="tex"/>
        <w:jc w:val="center"/>
      </w:pPr>
      <w:bookmarkStart w:id="136" w:name="_Toc373203707"/>
      <w:r>
        <w:t xml:space="preserve">Figura </w:t>
      </w:r>
      <w:r w:rsidR="00D7335D">
        <w:fldChar w:fldCharType="begin"/>
      </w:r>
      <w:r>
        <w:instrText xml:space="preserve"> SEQ Figura \* ARABIC </w:instrText>
      </w:r>
      <w:r w:rsidR="00D7335D">
        <w:fldChar w:fldCharType="separate"/>
      </w:r>
      <w:r w:rsidR="00210566">
        <w:rPr>
          <w:noProof/>
        </w:rPr>
        <w:t>34</w:t>
      </w:r>
      <w:r w:rsidR="00D7335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4.</w:t>
      </w:r>
      <w:bookmarkEnd w:id="136"/>
    </w:p>
    <w:p w:rsidR="00777747" w:rsidRPr="00E0393A" w:rsidRDefault="00777747" w:rsidP="00293FFA">
      <w:pPr>
        <w:spacing w:line="360" w:lineRule="auto"/>
        <w:jc w:val="center"/>
        <w:rPr>
          <w:rFonts w:ascii="Times New Roman" w:hAnsi="Times New Roman" w:cs="Times New Roman"/>
        </w:rPr>
      </w:pPr>
    </w:p>
    <w:p w:rsidR="00056D4F"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extent cx="5334000" cy="4000500"/>
            <wp:effectExtent l="0" t="0" r="0" b="0"/>
            <wp:docPr id="80" name="Picture 80" descr="C:\Users\Gabriel\Desktop\TG - Artigo\figs\avgteste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Desktop\TG - Artigo\figs\avgteste30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056D4F" w:rsidRPr="00E0393A" w:rsidRDefault="00056D4F" w:rsidP="00210566">
      <w:pPr>
        <w:pStyle w:val="tex"/>
        <w:jc w:val="center"/>
      </w:pPr>
      <w:bookmarkStart w:id="137" w:name="_Toc373203708"/>
      <w:r>
        <w:t xml:space="preserve">Figura </w:t>
      </w:r>
      <w:r w:rsidR="00D7335D">
        <w:fldChar w:fldCharType="begin"/>
      </w:r>
      <w:r>
        <w:instrText xml:space="preserve"> SEQ Figura \* ARABIC </w:instrText>
      </w:r>
      <w:r w:rsidR="00D7335D">
        <w:fldChar w:fldCharType="separate"/>
      </w:r>
      <w:r w:rsidR="00210566">
        <w:rPr>
          <w:noProof/>
        </w:rPr>
        <w:t>35</w:t>
      </w:r>
      <w:r w:rsidR="00D7335D">
        <w:fldChar w:fldCharType="end"/>
      </w:r>
      <w:r w:rsidR="00210566" w:rsidRPr="00E0393A">
        <w:t xml:space="preserve"> – Evolução da aptidão para o teste 4.</w:t>
      </w:r>
      <w:bookmarkEnd w:id="137"/>
    </w:p>
    <w:p w:rsidR="004D6995" w:rsidRDefault="00431D06" w:rsidP="004D6995">
      <w:pPr>
        <w:keepNext/>
        <w:spacing w:line="360" w:lineRule="auto"/>
        <w:jc w:val="center"/>
      </w:pPr>
      <w:r>
        <w:rPr>
          <w:noProof/>
          <w:lang w:val="en-US"/>
        </w:rPr>
        <w:lastRenderedPageBreak/>
        <w:drawing>
          <wp:inline distT="0" distB="0" distL="0" distR="0">
            <wp:extent cx="5753100" cy="5095875"/>
            <wp:effectExtent l="0" t="0" r="0" b="9525"/>
            <wp:docPr id="88" name="Picture 88" descr="C:\Users\Gabriel\Documents\GitHub\TG\coverageteste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briel\Documents\GitHub\TG\coverageteste30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777747" w:rsidP="00293FFA">
      <w:pPr>
        <w:spacing w:line="360" w:lineRule="auto"/>
        <w:jc w:val="center"/>
        <w:rPr>
          <w:rFonts w:ascii="Times New Roman" w:hAnsi="Times New Roman" w:cs="Times New Roman"/>
        </w:rPr>
      </w:pPr>
    </w:p>
    <w:p w:rsidR="004D6995" w:rsidRDefault="004D6995" w:rsidP="004D6995">
      <w:pPr>
        <w:keepNext/>
        <w:spacing w:line="360" w:lineRule="auto"/>
        <w:jc w:val="center"/>
      </w:pPr>
    </w:p>
    <w:p w:rsidR="00777747" w:rsidRPr="00E0393A" w:rsidRDefault="004D6995" w:rsidP="00210566">
      <w:pPr>
        <w:pStyle w:val="tex"/>
        <w:jc w:val="center"/>
      </w:pPr>
      <w:bookmarkStart w:id="138" w:name="_Toc373203709"/>
      <w:r>
        <w:t xml:space="preserve">Figura </w:t>
      </w:r>
      <w:r w:rsidR="00D7335D">
        <w:fldChar w:fldCharType="begin"/>
      </w:r>
      <w:r>
        <w:instrText xml:space="preserve"> SEQ Figura \* ARABIC </w:instrText>
      </w:r>
      <w:r w:rsidR="00D7335D">
        <w:fldChar w:fldCharType="separate"/>
      </w:r>
      <w:r w:rsidR="00210566">
        <w:rPr>
          <w:noProof/>
        </w:rPr>
        <w:t>36</w:t>
      </w:r>
      <w:r w:rsidR="00D7335D">
        <w:fldChar w:fldCharType="end"/>
      </w:r>
      <w:r w:rsidR="00210566" w:rsidRPr="00E0393A">
        <w:t>18 - Mapa de sensores cobertos para o teste 5.</w:t>
      </w:r>
      <w:bookmarkEnd w:id="138"/>
    </w:p>
    <w:p w:rsidR="004D6995" w:rsidRDefault="00431D06"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89" name="Picture 89" descr="C:\Users\Gabriel\Documents\GitHub\TG\ccteste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ccteste30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139" w:name="_Toc373203710"/>
      <w:r>
        <w:t xml:space="preserve">Figura </w:t>
      </w:r>
      <w:r w:rsidR="00D7335D">
        <w:fldChar w:fldCharType="begin"/>
      </w:r>
      <w:r>
        <w:instrText xml:space="preserve"> SEQ Figura \* ARABIC </w:instrText>
      </w:r>
      <w:r w:rsidR="00D7335D">
        <w:fldChar w:fldCharType="separate"/>
      </w:r>
      <w:r w:rsidR="00210566">
        <w:rPr>
          <w:noProof/>
        </w:rPr>
        <w:t>37</w:t>
      </w:r>
      <w:r w:rsidR="00D7335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5.</w:t>
      </w:r>
      <w:bookmarkEnd w:id="139"/>
    </w:p>
    <w:p w:rsidR="004D6995" w:rsidRDefault="00431D06" w:rsidP="004D6995">
      <w:pPr>
        <w:keepNext/>
        <w:spacing w:line="360" w:lineRule="auto"/>
        <w:jc w:val="center"/>
      </w:pPr>
      <w:r>
        <w:rPr>
          <w:rFonts w:ascii="Times New Roman" w:hAnsi="Times New Roman" w:cs="Times New Roman"/>
          <w:noProof/>
          <w:lang w:val="en-US"/>
        </w:rPr>
        <w:lastRenderedPageBreak/>
        <w:drawing>
          <wp:inline distT="0" distB="0" distL="0" distR="0">
            <wp:extent cx="5334000" cy="4000500"/>
            <wp:effectExtent l="0" t="0" r="0" b="0"/>
            <wp:docPr id="90" name="Picture 90" descr="C:\Users\Gabriel\Documents\GitHub\TG\avgteste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0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140" w:name="_Toc373203711"/>
      <w:r>
        <w:t xml:space="preserve">Figura </w:t>
      </w:r>
      <w:r w:rsidR="00D7335D">
        <w:fldChar w:fldCharType="begin"/>
      </w:r>
      <w:r>
        <w:instrText xml:space="preserve"> SEQ Figura \* ARABIC </w:instrText>
      </w:r>
      <w:r w:rsidR="00D7335D">
        <w:fldChar w:fldCharType="separate"/>
      </w:r>
      <w:r w:rsidR="00210566">
        <w:rPr>
          <w:noProof/>
        </w:rPr>
        <w:t>38</w:t>
      </w:r>
      <w:r w:rsidR="00D7335D">
        <w:fldChar w:fldCharType="end"/>
      </w:r>
      <w:r w:rsidR="00210566" w:rsidRPr="00E0393A">
        <w:t xml:space="preserve"> – Evolução da aptidão para o teste 5.</w:t>
      </w:r>
      <w:bookmarkEnd w:id="140"/>
    </w:p>
    <w:p w:rsidR="00777747" w:rsidRPr="00E0393A" w:rsidRDefault="00777747" w:rsidP="00293FFA">
      <w:pPr>
        <w:spacing w:line="360" w:lineRule="auto"/>
        <w:jc w:val="center"/>
        <w:rPr>
          <w:rFonts w:ascii="Times New Roman" w:hAnsi="Times New Roman" w:cs="Times New Roman"/>
        </w:rPr>
      </w:pPr>
    </w:p>
    <w:p w:rsidR="004D6995" w:rsidRDefault="00AF70AB"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82" name="Picture 82" descr="C:\Users\Gabriel\Desktop\TG - Artigo\figs\coverageteste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Desktop\TG - Artigo\figs\coverageteste3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141" w:name="_Toc373203712"/>
      <w:r>
        <w:t xml:space="preserve">Figura </w:t>
      </w:r>
      <w:r w:rsidR="00D7335D">
        <w:fldChar w:fldCharType="begin"/>
      </w:r>
      <w:r>
        <w:instrText xml:space="preserve"> SEQ Figura \* ARABIC </w:instrText>
      </w:r>
      <w:r w:rsidR="00D7335D">
        <w:fldChar w:fldCharType="separate"/>
      </w:r>
      <w:r w:rsidR="00210566">
        <w:rPr>
          <w:noProof/>
        </w:rPr>
        <w:t>39</w:t>
      </w:r>
      <w:r w:rsidR="00D7335D">
        <w:fldChar w:fldCharType="end"/>
      </w:r>
      <w:r w:rsidR="00210566" w:rsidRPr="00E0393A">
        <w:t xml:space="preserve"> – Mapa de sensores cobertos para o teste 6.</w:t>
      </w:r>
      <w:bookmarkEnd w:id="141"/>
    </w:p>
    <w:p w:rsidR="00777747" w:rsidRPr="00E0393A" w:rsidRDefault="00777747" w:rsidP="00293FFA">
      <w:pPr>
        <w:spacing w:line="360" w:lineRule="auto"/>
        <w:jc w:val="center"/>
        <w:rPr>
          <w:rFonts w:ascii="Times New Roman" w:hAnsi="Times New Roman" w:cs="Times New Roman"/>
        </w:rPr>
      </w:pPr>
    </w:p>
    <w:p w:rsidR="004D6995" w:rsidRDefault="00AF70AB"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83" name="Picture 83" descr="C:\Users\Gabriel\Desktop\TG - Artigo\figs\ccteste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briel\Desktop\TG - Artigo\figs\ccteste3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4D6995" w:rsidRDefault="004D6995" w:rsidP="00210566">
      <w:pPr>
        <w:pStyle w:val="tex"/>
        <w:jc w:val="center"/>
      </w:pPr>
      <w:bookmarkStart w:id="142" w:name="_Toc373203713"/>
      <w:r>
        <w:t xml:space="preserve">Figura </w:t>
      </w:r>
      <w:r w:rsidR="00D7335D">
        <w:fldChar w:fldCharType="begin"/>
      </w:r>
      <w:r>
        <w:instrText xml:space="preserve"> SEQ Figura \* ARABIC </w:instrText>
      </w:r>
      <w:r w:rsidR="00D7335D">
        <w:fldChar w:fldCharType="separate"/>
      </w:r>
      <w:r w:rsidR="00210566">
        <w:rPr>
          <w:noProof/>
        </w:rPr>
        <w:t>40</w:t>
      </w:r>
      <w:r w:rsidR="00D7335D">
        <w:fldChar w:fldCharType="end"/>
      </w:r>
      <w:r w:rsidR="00210566" w:rsidRPr="00210566">
        <w:t xml:space="preserve"> - Mapa para visualização de comunicação entre roteadores, </w:t>
      </w:r>
      <w:proofErr w:type="gramStart"/>
      <w:r w:rsidR="00210566" w:rsidRPr="00210566">
        <w:t xml:space="preserve">considerando </w:t>
      </w:r>
      <m:oMath>
        <m:r>
          <w:rPr>
            <w:rFonts w:ascii="Cambria Math" w:hAnsi="Cambria Math"/>
          </w:rPr>
          <m:t>range_router</m:t>
        </m:r>
      </m:oMath>
      <w:r w:rsidR="00210566" w:rsidRPr="00210566">
        <w:t xml:space="preserve"> para</w:t>
      </w:r>
      <w:proofErr w:type="gramEnd"/>
      <w:r w:rsidR="00210566" w:rsidRPr="00210566">
        <w:t xml:space="preserve"> o teste 6.</w:t>
      </w:r>
      <w:bookmarkEnd w:id="142"/>
    </w:p>
    <w:p w:rsidR="004D6995" w:rsidRDefault="00AF70AB" w:rsidP="004D6995">
      <w:pPr>
        <w:keepNext/>
        <w:spacing w:line="360" w:lineRule="auto"/>
        <w:jc w:val="center"/>
      </w:pPr>
      <w:r>
        <w:rPr>
          <w:rFonts w:ascii="Times New Roman" w:hAnsi="Times New Roman" w:cs="Times New Roman"/>
          <w:noProof/>
          <w:lang w:val="en-US"/>
        </w:rPr>
        <w:lastRenderedPageBreak/>
        <w:drawing>
          <wp:inline distT="0" distB="0" distL="0" distR="0">
            <wp:extent cx="5334000" cy="4000500"/>
            <wp:effectExtent l="0" t="0" r="0" b="0"/>
            <wp:docPr id="84" name="Picture 84" descr="C:\Users\Gabriel\Desktop\TG - Artigo\figs\avgteste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riel\Desktop\TG - Artigo\figs\avgteste306.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143" w:name="_Toc373203714"/>
      <w:r>
        <w:t xml:space="preserve">Figura </w:t>
      </w:r>
      <w:r w:rsidR="00D7335D">
        <w:fldChar w:fldCharType="begin"/>
      </w:r>
      <w:r>
        <w:instrText xml:space="preserve"> SEQ Figura \* ARABIC </w:instrText>
      </w:r>
      <w:r w:rsidR="00D7335D">
        <w:fldChar w:fldCharType="separate"/>
      </w:r>
      <w:r w:rsidR="00210566">
        <w:rPr>
          <w:noProof/>
        </w:rPr>
        <w:t>41</w:t>
      </w:r>
      <w:r w:rsidR="00D7335D">
        <w:fldChar w:fldCharType="end"/>
      </w:r>
      <w:r w:rsidR="00210566" w:rsidRPr="00E0393A">
        <w:t xml:space="preserve"> – Evolução da aptidão para o teste 6.</w:t>
      </w:r>
      <w:bookmarkEnd w:id="143"/>
    </w:p>
    <w:p w:rsidR="00777747" w:rsidRPr="00E0393A" w:rsidRDefault="00777747" w:rsidP="00293FFA">
      <w:pPr>
        <w:spacing w:line="360" w:lineRule="auto"/>
        <w:jc w:val="center"/>
        <w:rPr>
          <w:rFonts w:ascii="Times New Roman" w:hAnsi="Times New Roman" w:cs="Times New Roman"/>
        </w:rPr>
      </w:pPr>
    </w:p>
    <w:p w:rsidR="004D6995" w:rsidRDefault="00AF70AB"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85" name="Picture 85" descr="C:\Users\Gabriel\Desktop\TG - Artigo\figs\coverageteste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briel\Desktop\TG - Artigo\figs\coverageteste30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144" w:name="_Toc373203715"/>
      <w:r>
        <w:t xml:space="preserve">Figura </w:t>
      </w:r>
      <w:r w:rsidR="00D7335D">
        <w:fldChar w:fldCharType="begin"/>
      </w:r>
      <w:r>
        <w:instrText xml:space="preserve"> SEQ Figura \* ARABIC </w:instrText>
      </w:r>
      <w:r w:rsidR="00D7335D">
        <w:fldChar w:fldCharType="separate"/>
      </w:r>
      <w:r w:rsidR="00210566">
        <w:rPr>
          <w:noProof/>
        </w:rPr>
        <w:t>42</w:t>
      </w:r>
      <w:r w:rsidR="00D7335D">
        <w:fldChar w:fldCharType="end"/>
      </w:r>
      <w:r w:rsidR="00210566" w:rsidRPr="00E0393A">
        <w:t xml:space="preserve"> - Mapa de sensores cobertos para o teste 7.</w:t>
      </w:r>
      <w:bookmarkEnd w:id="144"/>
    </w:p>
    <w:p w:rsidR="004D6995" w:rsidRDefault="006827BD"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86" name="Picture 86" descr="C:\Users\Gabriel\Desktop\TG - Artigo\figs\ccteste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Desktop\TG - Artigo\figs\ccteste30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145" w:name="_Toc373203716"/>
      <w:r>
        <w:t xml:space="preserve">Figura </w:t>
      </w:r>
      <w:r w:rsidR="00D7335D">
        <w:fldChar w:fldCharType="begin"/>
      </w:r>
      <w:r>
        <w:instrText xml:space="preserve"> SEQ Figura \* ARABIC </w:instrText>
      </w:r>
      <w:r w:rsidR="00D7335D">
        <w:fldChar w:fldCharType="separate"/>
      </w:r>
      <w:r w:rsidR="00210566">
        <w:rPr>
          <w:noProof/>
        </w:rPr>
        <w:t>43</w:t>
      </w:r>
      <w:r w:rsidR="00D7335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7.</w:t>
      </w:r>
      <w:bookmarkEnd w:id="145"/>
    </w:p>
    <w:p w:rsidR="004D6995" w:rsidRDefault="006827BD" w:rsidP="004D6995">
      <w:pPr>
        <w:keepNext/>
        <w:spacing w:line="360" w:lineRule="auto"/>
        <w:jc w:val="center"/>
      </w:pPr>
      <w:r>
        <w:rPr>
          <w:rFonts w:ascii="Times New Roman" w:hAnsi="Times New Roman" w:cs="Times New Roman"/>
          <w:noProof/>
          <w:lang w:val="en-US"/>
        </w:rPr>
        <w:lastRenderedPageBreak/>
        <w:drawing>
          <wp:inline distT="0" distB="0" distL="0" distR="0">
            <wp:extent cx="5334000" cy="4000500"/>
            <wp:effectExtent l="0" t="0" r="0" b="0"/>
            <wp:docPr id="87" name="Picture 87" descr="C:\Users\Gabriel\Desktop\TG - Artigo\figs\avgteste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esktop\TG - Artigo\figs\avgteste30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146" w:name="_Toc373203717"/>
      <w:r>
        <w:t xml:space="preserve">Figura </w:t>
      </w:r>
      <w:r w:rsidR="00D7335D">
        <w:fldChar w:fldCharType="begin"/>
      </w:r>
      <w:r>
        <w:instrText xml:space="preserve"> SEQ Figura \* ARABIC </w:instrText>
      </w:r>
      <w:r w:rsidR="00D7335D">
        <w:fldChar w:fldCharType="separate"/>
      </w:r>
      <w:r w:rsidR="00210566">
        <w:rPr>
          <w:noProof/>
        </w:rPr>
        <w:t>44</w:t>
      </w:r>
      <w:r w:rsidR="00D7335D">
        <w:fldChar w:fldCharType="end"/>
      </w:r>
      <w:r w:rsidR="00210566" w:rsidRPr="00E0393A">
        <w:t xml:space="preserve"> – Evolução da aptidão para o teste 7.</w:t>
      </w:r>
      <w:bookmarkEnd w:id="146"/>
    </w:p>
    <w:p w:rsidR="004D6995" w:rsidRDefault="00431D06" w:rsidP="004D6995">
      <w:pPr>
        <w:keepNext/>
        <w:spacing w:line="360" w:lineRule="auto"/>
        <w:jc w:val="center"/>
      </w:pPr>
      <w:r>
        <w:rPr>
          <w:noProof/>
          <w:lang w:val="en-US"/>
        </w:rPr>
        <w:lastRenderedPageBreak/>
        <w:drawing>
          <wp:inline distT="0" distB="0" distL="0" distR="0">
            <wp:extent cx="5270500" cy="4699000"/>
            <wp:effectExtent l="0" t="0" r="12700" b="0"/>
            <wp:docPr id="91" name="Picture 91" descr="Macintosh HD:Users:carlossobrinho:TG:t8c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TG:t8cob.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rsidR="00777747" w:rsidRPr="00E0393A" w:rsidRDefault="004D6995" w:rsidP="00210566">
      <w:pPr>
        <w:pStyle w:val="tex"/>
        <w:jc w:val="center"/>
      </w:pPr>
      <w:bookmarkStart w:id="147" w:name="_Toc373203718"/>
      <w:r>
        <w:t xml:space="preserve">Figura </w:t>
      </w:r>
      <w:r w:rsidR="00D7335D">
        <w:fldChar w:fldCharType="begin"/>
      </w:r>
      <w:r>
        <w:instrText xml:space="preserve"> SEQ Figura \* ARABIC </w:instrText>
      </w:r>
      <w:r w:rsidR="00D7335D">
        <w:fldChar w:fldCharType="separate"/>
      </w:r>
      <w:r w:rsidR="00210566">
        <w:rPr>
          <w:noProof/>
        </w:rPr>
        <w:t>45</w:t>
      </w:r>
      <w:r w:rsidR="00D7335D">
        <w:fldChar w:fldCharType="end"/>
      </w:r>
      <w:r w:rsidR="00210566" w:rsidRPr="00E0393A">
        <w:t xml:space="preserve"> - Mapa de sensores cobertos para o teste 8.</w:t>
      </w:r>
      <w:bookmarkEnd w:id="147"/>
    </w:p>
    <w:p w:rsidR="004D6995" w:rsidRDefault="00431D06" w:rsidP="004D6995">
      <w:pPr>
        <w:keepNext/>
        <w:spacing w:line="360" w:lineRule="auto"/>
        <w:jc w:val="center"/>
      </w:pPr>
      <w:r>
        <w:rPr>
          <w:noProof/>
          <w:lang w:val="en-US"/>
        </w:rPr>
        <w:lastRenderedPageBreak/>
        <w:drawing>
          <wp:inline distT="0" distB="0" distL="0" distR="0">
            <wp:extent cx="5270500" cy="4699000"/>
            <wp:effectExtent l="0" t="0" r="12700" b="0"/>
            <wp:docPr id="92" name="Picture 92" descr="Macintosh HD:Users:carlossobrinho:TG:t8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TG:t8c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rsidR="00777747" w:rsidRPr="00E0393A" w:rsidRDefault="004D6995" w:rsidP="00210566">
      <w:pPr>
        <w:pStyle w:val="tex"/>
        <w:jc w:val="center"/>
      </w:pPr>
      <w:bookmarkStart w:id="148" w:name="_Toc373203719"/>
      <w:r>
        <w:t xml:space="preserve">Figura </w:t>
      </w:r>
      <w:r w:rsidR="00D7335D">
        <w:fldChar w:fldCharType="begin"/>
      </w:r>
      <w:r>
        <w:instrText xml:space="preserve"> SEQ Figura \* ARABIC </w:instrText>
      </w:r>
      <w:r w:rsidR="00D7335D">
        <w:fldChar w:fldCharType="separate"/>
      </w:r>
      <w:r w:rsidR="00210566">
        <w:rPr>
          <w:noProof/>
        </w:rPr>
        <w:t>46</w:t>
      </w:r>
      <w:r w:rsidR="00D7335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8.</w:t>
      </w:r>
      <w:bookmarkEnd w:id="148"/>
    </w:p>
    <w:p w:rsidR="004D6995" w:rsidRDefault="00431D06" w:rsidP="004D6995">
      <w:pPr>
        <w:keepNext/>
        <w:spacing w:line="360" w:lineRule="auto"/>
        <w:jc w:val="center"/>
      </w:pPr>
      <w:r w:rsidRPr="00416F0F">
        <w:rPr>
          <w:noProof/>
          <w:lang w:val="en-US"/>
        </w:rPr>
        <w:lastRenderedPageBreak/>
        <w:drawing>
          <wp:inline distT="0" distB="0" distL="0" distR="0">
            <wp:extent cx="5270500" cy="3949700"/>
            <wp:effectExtent l="0" t="0" r="12700" b="12700"/>
            <wp:docPr id="93" name="Picture 93" descr="Macintosh HD:Users:carlossobrinho:TG:t8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t8fit.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rsidR="00777747" w:rsidRPr="00E0393A" w:rsidRDefault="004D6995" w:rsidP="00210566">
      <w:pPr>
        <w:pStyle w:val="tex"/>
        <w:jc w:val="center"/>
      </w:pPr>
      <w:bookmarkStart w:id="149" w:name="_Toc373203720"/>
      <w:r>
        <w:t xml:space="preserve">Figura </w:t>
      </w:r>
      <w:r w:rsidR="00D7335D">
        <w:fldChar w:fldCharType="begin"/>
      </w:r>
      <w:r>
        <w:instrText xml:space="preserve"> SEQ Figura \* ARABIC </w:instrText>
      </w:r>
      <w:r w:rsidR="00D7335D">
        <w:fldChar w:fldCharType="separate"/>
      </w:r>
      <w:r w:rsidR="00210566">
        <w:rPr>
          <w:noProof/>
        </w:rPr>
        <w:t>47</w:t>
      </w:r>
      <w:r w:rsidR="00D7335D">
        <w:fldChar w:fldCharType="end"/>
      </w:r>
      <w:r w:rsidR="00210566" w:rsidRPr="00E0393A">
        <w:t xml:space="preserve"> – Evolução da aptidão para o teste 8.</w:t>
      </w:r>
      <w:bookmarkEnd w:id="149"/>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43536"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97" name="Picture 97" descr="C:\Users\Gabriel\Documents\GitHub\TG\coverageteste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briel\Documents\GitHub\TG\coverageteste309.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150" w:name="_Toc373203721"/>
      <w:r>
        <w:t xml:space="preserve">Figura </w:t>
      </w:r>
      <w:r w:rsidR="00D7335D">
        <w:fldChar w:fldCharType="begin"/>
      </w:r>
      <w:r>
        <w:instrText xml:space="preserve"> SEQ Figura \* ARABIC </w:instrText>
      </w:r>
      <w:r w:rsidR="00D7335D">
        <w:fldChar w:fldCharType="separate"/>
      </w:r>
      <w:r w:rsidR="00210566">
        <w:rPr>
          <w:noProof/>
        </w:rPr>
        <w:t>48</w:t>
      </w:r>
      <w:r w:rsidR="00D7335D">
        <w:fldChar w:fldCharType="end"/>
      </w:r>
      <w:r w:rsidR="00210566" w:rsidRPr="00E0393A">
        <w:t xml:space="preserve"> - Mapa de sensores cobertos para o teste 9.</w:t>
      </w:r>
      <w:bookmarkEnd w:id="150"/>
    </w:p>
    <w:p w:rsidR="004D6995" w:rsidRDefault="00743536"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98" name="Picture 98" descr="C:\Users\Gabriel\Documents\GitHub\TG\ccteste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ccteste309.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151" w:name="_Toc373203722"/>
      <w:r>
        <w:t xml:space="preserve">Figura </w:t>
      </w:r>
      <w:r w:rsidR="00D7335D">
        <w:fldChar w:fldCharType="begin"/>
      </w:r>
      <w:r>
        <w:instrText xml:space="preserve"> SEQ Figura \* ARABIC </w:instrText>
      </w:r>
      <w:r w:rsidR="00D7335D">
        <w:fldChar w:fldCharType="separate"/>
      </w:r>
      <w:r w:rsidR="00210566">
        <w:rPr>
          <w:noProof/>
        </w:rPr>
        <w:t>49</w:t>
      </w:r>
      <w:r w:rsidR="00D7335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9.</w:t>
      </w:r>
      <w:bookmarkEnd w:id="151"/>
    </w:p>
    <w:p w:rsidR="004D6995" w:rsidRDefault="00743536" w:rsidP="004D6995">
      <w:pPr>
        <w:keepNext/>
        <w:spacing w:line="360" w:lineRule="auto"/>
        <w:jc w:val="center"/>
      </w:pPr>
      <w:r>
        <w:rPr>
          <w:rFonts w:ascii="Times New Roman" w:hAnsi="Times New Roman" w:cs="Times New Roman"/>
          <w:noProof/>
          <w:lang w:val="en-US"/>
        </w:rPr>
        <w:lastRenderedPageBreak/>
        <w:drawing>
          <wp:inline distT="0" distB="0" distL="0" distR="0">
            <wp:extent cx="5334000" cy="4000500"/>
            <wp:effectExtent l="0" t="0" r="0" b="0"/>
            <wp:docPr id="99" name="Picture 99" descr="C:\Users\Gabriel\Documents\GitHub\TG\avgteste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el\Documents\GitHub\TG\avgteste309.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152" w:name="_Toc373203723"/>
      <w:r>
        <w:t xml:space="preserve">Figura </w:t>
      </w:r>
      <w:r w:rsidR="00D7335D">
        <w:fldChar w:fldCharType="begin"/>
      </w:r>
      <w:r>
        <w:instrText xml:space="preserve"> SEQ Figura \* ARABIC </w:instrText>
      </w:r>
      <w:r w:rsidR="00D7335D">
        <w:fldChar w:fldCharType="separate"/>
      </w:r>
      <w:r w:rsidR="00210566">
        <w:rPr>
          <w:noProof/>
        </w:rPr>
        <w:t>50</w:t>
      </w:r>
      <w:r w:rsidR="00D7335D">
        <w:fldChar w:fldCharType="end"/>
      </w:r>
      <w:r w:rsidR="00210566" w:rsidRPr="00E0393A">
        <w:t xml:space="preserve"> – Evolução da aptidão para o teste 9.</w:t>
      </w:r>
      <w:bookmarkEnd w:id="152"/>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431D06" w:rsidP="004D6995">
      <w:pPr>
        <w:keepNext/>
        <w:spacing w:line="360" w:lineRule="auto"/>
        <w:jc w:val="center"/>
      </w:pPr>
      <w:r>
        <w:rPr>
          <w:noProof/>
          <w:lang w:val="en-US"/>
        </w:rPr>
        <w:lastRenderedPageBreak/>
        <w:drawing>
          <wp:inline distT="0" distB="0" distL="0" distR="0">
            <wp:extent cx="5270500" cy="4699000"/>
            <wp:effectExtent l="0" t="0" r="12700" b="0"/>
            <wp:docPr id="94" name="Picture 94" descr="Macintosh HD:Users:carlossobrinho:TG:coverage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coverageteste3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rsidR="004D6995" w:rsidRDefault="004D6995" w:rsidP="00210566">
      <w:pPr>
        <w:pStyle w:val="tex"/>
        <w:jc w:val="center"/>
      </w:pPr>
      <w:bookmarkStart w:id="153" w:name="_Toc373203724"/>
      <w:r>
        <w:t xml:space="preserve">Figura </w:t>
      </w:r>
      <w:r w:rsidR="00D7335D">
        <w:fldChar w:fldCharType="begin"/>
      </w:r>
      <w:r>
        <w:instrText xml:space="preserve"> SEQ Figura \* ARABIC </w:instrText>
      </w:r>
      <w:r w:rsidR="00D7335D">
        <w:fldChar w:fldCharType="separate"/>
      </w:r>
      <w:r w:rsidR="00210566">
        <w:rPr>
          <w:noProof/>
        </w:rPr>
        <w:t>51</w:t>
      </w:r>
      <w:r w:rsidR="00D7335D">
        <w:fldChar w:fldCharType="end"/>
      </w:r>
      <w:r w:rsidR="00210566" w:rsidRPr="00E0393A">
        <w:t xml:space="preserve"> - Mapa de sensores cobertos para o teste 10.</w:t>
      </w:r>
      <w:bookmarkEnd w:id="153"/>
    </w:p>
    <w:p w:rsidR="00777747" w:rsidRPr="00E0393A" w:rsidRDefault="00777747" w:rsidP="00293FFA">
      <w:pPr>
        <w:spacing w:line="360" w:lineRule="auto"/>
        <w:jc w:val="center"/>
        <w:rPr>
          <w:rFonts w:ascii="Times New Roman" w:hAnsi="Times New Roman" w:cs="Times New Roman"/>
        </w:rPr>
      </w:pPr>
    </w:p>
    <w:p w:rsidR="004D6995" w:rsidRDefault="00431D06" w:rsidP="004D6995">
      <w:pPr>
        <w:keepNext/>
        <w:spacing w:line="360" w:lineRule="auto"/>
        <w:jc w:val="center"/>
      </w:pPr>
      <w:r>
        <w:rPr>
          <w:noProof/>
          <w:lang w:val="en-US"/>
        </w:rPr>
        <w:lastRenderedPageBreak/>
        <w:drawing>
          <wp:inline distT="0" distB="0" distL="0" distR="0">
            <wp:extent cx="5270500" cy="4699000"/>
            <wp:effectExtent l="0" t="0" r="12700" b="0"/>
            <wp:docPr id="95" name="Picture 95" descr="Macintosh HD:Users:carlossobrinho:TG:cc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ccteste31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rsidR="00777747" w:rsidRPr="00E0393A" w:rsidRDefault="004D6995" w:rsidP="00210566">
      <w:pPr>
        <w:pStyle w:val="tex"/>
        <w:jc w:val="center"/>
      </w:pPr>
      <w:bookmarkStart w:id="154" w:name="_Toc373203725"/>
      <w:r>
        <w:t xml:space="preserve">Figura </w:t>
      </w:r>
      <w:r w:rsidR="00D7335D">
        <w:fldChar w:fldCharType="begin"/>
      </w:r>
      <w:r>
        <w:instrText xml:space="preserve"> SEQ Figura \* ARABIC </w:instrText>
      </w:r>
      <w:r w:rsidR="00D7335D">
        <w:fldChar w:fldCharType="separate"/>
      </w:r>
      <w:r w:rsidR="00210566">
        <w:rPr>
          <w:noProof/>
        </w:rPr>
        <w:t>52</w:t>
      </w:r>
      <w:r w:rsidR="00D7335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10.</w:t>
      </w:r>
      <w:bookmarkEnd w:id="154"/>
    </w:p>
    <w:p w:rsidR="004D6995" w:rsidRDefault="00431D06" w:rsidP="004D6995">
      <w:pPr>
        <w:keepNext/>
        <w:spacing w:line="360" w:lineRule="auto"/>
        <w:jc w:val="center"/>
      </w:pPr>
      <w:r w:rsidRPr="00416F0F">
        <w:rPr>
          <w:noProof/>
          <w:lang w:val="en-US"/>
        </w:rPr>
        <w:lastRenderedPageBreak/>
        <w:drawing>
          <wp:inline distT="0" distB="0" distL="0" distR="0">
            <wp:extent cx="5270500" cy="3949700"/>
            <wp:effectExtent l="0" t="0" r="12700" b="12700"/>
            <wp:docPr id="96" name="Picture 96" descr="Macintosh HD:Users:carlossobrinho:TG:avg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avgteste31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rsidR="00777747" w:rsidRPr="00E0393A" w:rsidRDefault="004D6995" w:rsidP="00210566">
      <w:pPr>
        <w:pStyle w:val="tex"/>
        <w:jc w:val="center"/>
      </w:pPr>
      <w:bookmarkStart w:id="155" w:name="_Toc373203726"/>
      <w:r>
        <w:t xml:space="preserve">Figura </w:t>
      </w:r>
      <w:r w:rsidR="00D7335D">
        <w:fldChar w:fldCharType="begin"/>
      </w:r>
      <w:r>
        <w:instrText xml:space="preserve"> SEQ Figura \* ARABIC </w:instrText>
      </w:r>
      <w:r w:rsidR="00D7335D">
        <w:fldChar w:fldCharType="separate"/>
      </w:r>
      <w:r w:rsidR="00210566">
        <w:rPr>
          <w:noProof/>
        </w:rPr>
        <w:t>53</w:t>
      </w:r>
      <w:r w:rsidR="00D7335D">
        <w:fldChar w:fldCharType="end"/>
      </w:r>
      <w:r w:rsidR="00210566" w:rsidRPr="00E0393A">
        <w:t xml:space="preserve"> – Evolução da aptidão para o teste 10.</w:t>
      </w:r>
      <w:bookmarkEnd w:id="155"/>
    </w:p>
    <w:p w:rsidR="007C0D72" w:rsidRPr="00E0393A" w:rsidRDefault="007C0D72" w:rsidP="00293FFA">
      <w:pPr>
        <w:pStyle w:val="tex"/>
      </w:pPr>
    </w:p>
    <w:p w:rsidR="00C85A8C" w:rsidRPr="00E0393A" w:rsidRDefault="00C85A8C"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156" w:name="_Toc373139559"/>
      <w:r w:rsidRPr="00E0393A">
        <w:rPr>
          <w:rFonts w:ascii="Times New Roman" w:hAnsi="Times New Roman" w:cs="Times New Roman"/>
          <w:sz w:val="24"/>
          <w:szCs w:val="24"/>
        </w:rPr>
        <w:t>Busca Aleatória</w:t>
      </w:r>
      <w:bookmarkEnd w:id="156"/>
    </w:p>
    <w:p w:rsidR="00584E4C" w:rsidRPr="00E0393A" w:rsidRDefault="0000212C" w:rsidP="00736BB4">
      <w:pPr>
        <w:pStyle w:val="tex"/>
      </w:pPr>
      <w:ins w:id="157" w:author="ceciliaccesar" w:date="2013-11-25T15:32:00Z">
        <w:r>
          <w:t xml:space="preserve">Poderia colocar ao menos uma figura </w:t>
        </w:r>
      </w:ins>
      <w:ins w:id="158" w:author="ceciliaccesar" w:date="2013-11-25T15:33:00Z">
        <w:r>
          <w:t>da planta com</w:t>
        </w:r>
      </w:ins>
      <w:ins w:id="159" w:author="ceciliaccesar" w:date="2013-11-25T15:32:00Z">
        <w:r>
          <w:t xml:space="preserve"> colocação aleatória</w:t>
        </w:r>
      </w:ins>
      <w:ins w:id="160" w:author="ceciliaccesar" w:date="2013-11-25T15:33:00Z">
        <w:r>
          <w:t>? Se não der tempo tudo bem...</w:t>
        </w:r>
      </w:ins>
    </w:p>
    <w:p w:rsidR="004D6995" w:rsidRDefault="005E24D2" w:rsidP="004D6995">
      <w:pPr>
        <w:keepNext/>
        <w:jc w:val="center"/>
      </w:pPr>
      <w:r w:rsidRPr="00E0393A">
        <w:rPr>
          <w:noProof/>
          <w:lang w:val="en-US"/>
        </w:rPr>
        <w:lastRenderedPageBreak/>
        <w:drawing>
          <wp:inline distT="0" distB="0" distL="0" distR="0">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4D6995" w:rsidRDefault="004D6995" w:rsidP="00210566">
      <w:pPr>
        <w:pStyle w:val="tex"/>
        <w:jc w:val="center"/>
      </w:pPr>
      <w:bookmarkStart w:id="161" w:name="_Toc373203727"/>
      <w:r>
        <w:t xml:space="preserve">Figura </w:t>
      </w:r>
      <w:r w:rsidR="00D7335D">
        <w:fldChar w:fldCharType="begin"/>
      </w:r>
      <w:r>
        <w:instrText xml:space="preserve"> SEQ Figura \* ARABIC </w:instrText>
      </w:r>
      <w:r w:rsidR="00D7335D">
        <w:fldChar w:fldCharType="separate"/>
      </w:r>
      <w:r w:rsidR="00210566">
        <w:rPr>
          <w:noProof/>
        </w:rPr>
        <w:t>54</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1.</w:t>
      </w:r>
      <w:bookmarkEnd w:id="161"/>
    </w:p>
    <w:p w:rsidR="004D6995" w:rsidRDefault="005E24D2" w:rsidP="004D6995">
      <w:pPr>
        <w:keepNext/>
        <w:jc w:val="center"/>
      </w:pPr>
      <w:r w:rsidRPr="00E0393A">
        <w:rPr>
          <w:noProof/>
          <w:lang w:val="en-US"/>
        </w:rPr>
        <w:drawing>
          <wp:inline distT="0" distB="0" distL="0" distR="0">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62" w:name="_Toc373203728"/>
      <w:r>
        <w:t xml:space="preserve">Figura </w:t>
      </w:r>
      <w:r w:rsidR="00D7335D">
        <w:fldChar w:fldCharType="begin"/>
      </w:r>
      <w:r>
        <w:instrText xml:space="preserve"> SEQ Figura \* ARABIC </w:instrText>
      </w:r>
      <w:r w:rsidR="00D7335D">
        <w:fldChar w:fldCharType="separate"/>
      </w:r>
      <w:r w:rsidR="00210566">
        <w:rPr>
          <w:noProof/>
        </w:rPr>
        <w:t>55</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2.</w:t>
      </w:r>
      <w:bookmarkEnd w:id="162"/>
    </w:p>
    <w:p w:rsidR="004D6995" w:rsidRDefault="005E24D2" w:rsidP="004D6995">
      <w:pPr>
        <w:keepNext/>
        <w:jc w:val="center"/>
      </w:pPr>
      <w:r w:rsidRPr="00E0393A">
        <w:rPr>
          <w:noProof/>
          <w:lang w:val="en-US"/>
        </w:rPr>
        <w:lastRenderedPageBreak/>
        <w:drawing>
          <wp:inline distT="0" distB="0" distL="0" distR="0">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63" w:name="_Toc373203729"/>
      <w:r>
        <w:t xml:space="preserve">Figura </w:t>
      </w:r>
      <w:r w:rsidR="00D7335D">
        <w:fldChar w:fldCharType="begin"/>
      </w:r>
      <w:r>
        <w:instrText xml:space="preserve"> SEQ Figura \* ARABIC </w:instrText>
      </w:r>
      <w:r w:rsidR="00D7335D">
        <w:fldChar w:fldCharType="separate"/>
      </w:r>
      <w:r w:rsidR="00210566">
        <w:rPr>
          <w:noProof/>
        </w:rPr>
        <w:t>56</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3.</w:t>
      </w:r>
      <w:bookmarkEnd w:id="163"/>
    </w:p>
    <w:p w:rsidR="004D6995" w:rsidRDefault="005E24D2" w:rsidP="004D6995">
      <w:pPr>
        <w:keepNext/>
        <w:jc w:val="center"/>
      </w:pPr>
      <w:r w:rsidRPr="00E0393A">
        <w:rPr>
          <w:noProof/>
          <w:lang w:val="en-US"/>
        </w:rPr>
        <w:drawing>
          <wp:inline distT="0" distB="0" distL="0" distR="0">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64" w:name="_Toc373203730"/>
      <w:r>
        <w:t xml:space="preserve">Figura </w:t>
      </w:r>
      <w:r w:rsidR="00D7335D">
        <w:fldChar w:fldCharType="begin"/>
      </w:r>
      <w:r>
        <w:instrText xml:space="preserve"> SEQ Figura \* ARABIC </w:instrText>
      </w:r>
      <w:r w:rsidR="00D7335D">
        <w:fldChar w:fldCharType="separate"/>
      </w:r>
      <w:r w:rsidR="00210566">
        <w:rPr>
          <w:noProof/>
        </w:rPr>
        <w:t>57</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4.</w:t>
      </w:r>
      <w:bookmarkEnd w:id="164"/>
    </w:p>
    <w:p w:rsidR="004D6995" w:rsidRDefault="005E24D2" w:rsidP="004D6995">
      <w:pPr>
        <w:keepNext/>
        <w:jc w:val="center"/>
      </w:pPr>
      <w:r w:rsidRPr="00E0393A">
        <w:rPr>
          <w:noProof/>
          <w:lang w:val="en-US"/>
        </w:rPr>
        <w:lastRenderedPageBreak/>
        <w:drawing>
          <wp:inline distT="0" distB="0" distL="0" distR="0">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65" w:name="_Toc373203731"/>
      <w:r>
        <w:t xml:space="preserve">Figura </w:t>
      </w:r>
      <w:r w:rsidR="00D7335D">
        <w:fldChar w:fldCharType="begin"/>
      </w:r>
      <w:r>
        <w:instrText xml:space="preserve"> SEQ Figura \* ARABIC </w:instrText>
      </w:r>
      <w:r w:rsidR="00D7335D">
        <w:fldChar w:fldCharType="separate"/>
      </w:r>
      <w:r w:rsidR="00210566">
        <w:rPr>
          <w:noProof/>
        </w:rPr>
        <w:t>58</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5.</w:t>
      </w:r>
      <w:bookmarkEnd w:id="165"/>
    </w:p>
    <w:p w:rsidR="004D6995" w:rsidRDefault="005E24D2" w:rsidP="004D6995">
      <w:pPr>
        <w:keepNext/>
        <w:jc w:val="center"/>
      </w:pPr>
      <w:r w:rsidRPr="00E0393A">
        <w:rPr>
          <w:noProof/>
          <w:lang w:val="en-US"/>
        </w:rPr>
        <w:drawing>
          <wp:inline distT="0" distB="0" distL="0" distR="0">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66" w:name="_Toc373203732"/>
      <w:r>
        <w:t xml:space="preserve">Figura </w:t>
      </w:r>
      <w:r w:rsidR="00D7335D">
        <w:fldChar w:fldCharType="begin"/>
      </w:r>
      <w:r>
        <w:instrText xml:space="preserve"> SEQ Figura \* ARABIC </w:instrText>
      </w:r>
      <w:r w:rsidR="00D7335D">
        <w:fldChar w:fldCharType="separate"/>
      </w:r>
      <w:r w:rsidR="00210566">
        <w:rPr>
          <w:noProof/>
        </w:rPr>
        <w:t>59</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6.</w:t>
      </w:r>
      <w:bookmarkEnd w:id="166"/>
    </w:p>
    <w:p w:rsidR="004D6995" w:rsidRDefault="005E24D2" w:rsidP="004D6995">
      <w:pPr>
        <w:keepNext/>
        <w:jc w:val="center"/>
      </w:pPr>
      <w:r w:rsidRPr="00E0393A">
        <w:rPr>
          <w:noProof/>
          <w:lang w:val="en-US"/>
        </w:rPr>
        <w:lastRenderedPageBreak/>
        <w:drawing>
          <wp:inline distT="0" distB="0" distL="0" distR="0">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67" w:name="_Toc373203733"/>
      <w:r>
        <w:t xml:space="preserve">Figura </w:t>
      </w:r>
      <w:r w:rsidR="00D7335D">
        <w:fldChar w:fldCharType="begin"/>
      </w:r>
      <w:r>
        <w:instrText xml:space="preserve"> SEQ Figura \* ARABIC </w:instrText>
      </w:r>
      <w:r w:rsidR="00D7335D">
        <w:fldChar w:fldCharType="separate"/>
      </w:r>
      <w:r w:rsidR="00210566">
        <w:rPr>
          <w:noProof/>
        </w:rPr>
        <w:t>60</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7.</w:t>
      </w:r>
      <w:bookmarkEnd w:id="167"/>
    </w:p>
    <w:p w:rsidR="004D6995" w:rsidRDefault="005E24D2" w:rsidP="004D6995">
      <w:pPr>
        <w:keepNext/>
        <w:jc w:val="center"/>
      </w:pPr>
      <w:r w:rsidRPr="00E0393A">
        <w:rPr>
          <w:noProof/>
          <w:lang w:val="en-US"/>
        </w:rPr>
        <w:drawing>
          <wp:inline distT="0" distB="0" distL="0" distR="0">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68" w:name="_Toc373203734"/>
      <w:r>
        <w:t xml:space="preserve">Figura </w:t>
      </w:r>
      <w:r w:rsidR="00D7335D">
        <w:fldChar w:fldCharType="begin"/>
      </w:r>
      <w:r>
        <w:instrText xml:space="preserve"> SEQ Figura \* ARABIC </w:instrText>
      </w:r>
      <w:r w:rsidR="00D7335D">
        <w:fldChar w:fldCharType="separate"/>
      </w:r>
      <w:r w:rsidR="00210566">
        <w:rPr>
          <w:noProof/>
        </w:rPr>
        <w:t>61</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8.</w:t>
      </w:r>
      <w:bookmarkEnd w:id="168"/>
    </w:p>
    <w:p w:rsidR="004D6995" w:rsidRDefault="005E24D2" w:rsidP="004D6995">
      <w:pPr>
        <w:keepNext/>
        <w:jc w:val="center"/>
      </w:pPr>
      <w:r w:rsidRPr="00E0393A">
        <w:rPr>
          <w:noProof/>
          <w:lang w:val="en-US"/>
        </w:rPr>
        <w:lastRenderedPageBreak/>
        <w:drawing>
          <wp:inline distT="0" distB="0" distL="0" distR="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69" w:name="_Toc373203735"/>
      <w:r>
        <w:t xml:space="preserve">Figura </w:t>
      </w:r>
      <w:r w:rsidR="00D7335D">
        <w:fldChar w:fldCharType="begin"/>
      </w:r>
      <w:r>
        <w:instrText xml:space="preserve"> SEQ Figura \* ARABIC </w:instrText>
      </w:r>
      <w:r w:rsidR="00D7335D">
        <w:fldChar w:fldCharType="separate"/>
      </w:r>
      <w:r w:rsidR="00210566">
        <w:rPr>
          <w:noProof/>
        </w:rPr>
        <w:t>62</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9.</w:t>
      </w:r>
      <w:bookmarkEnd w:id="169"/>
    </w:p>
    <w:p w:rsidR="004D6995" w:rsidRDefault="005E24D2" w:rsidP="004D6995">
      <w:pPr>
        <w:keepNext/>
        <w:jc w:val="center"/>
      </w:pPr>
      <w:r w:rsidRPr="00E0393A">
        <w:rPr>
          <w:noProof/>
          <w:lang w:val="en-US"/>
        </w:rPr>
        <w:drawing>
          <wp:inline distT="0" distB="0" distL="0" distR="0">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70" w:name="_Toc373203736"/>
      <w:r>
        <w:t xml:space="preserve">Figura </w:t>
      </w:r>
      <w:r w:rsidR="00D7335D">
        <w:fldChar w:fldCharType="begin"/>
      </w:r>
      <w:r>
        <w:instrText xml:space="preserve"> SEQ Figura \* ARABIC </w:instrText>
      </w:r>
      <w:r w:rsidR="00D7335D">
        <w:fldChar w:fldCharType="separate"/>
      </w:r>
      <w:r w:rsidR="00210566">
        <w:rPr>
          <w:noProof/>
        </w:rPr>
        <w:t>63</w:t>
      </w:r>
      <w:r w:rsidR="00D7335D">
        <w:fldChar w:fldCharType="end"/>
      </w:r>
      <w:r w:rsidR="00210566" w:rsidRPr="00E0393A">
        <w:t xml:space="preserve"> – Evolução da aptidão para </w:t>
      </w:r>
      <w:proofErr w:type="gramStart"/>
      <w:r w:rsidR="00210566" w:rsidRPr="00E0393A">
        <w:t>o  teste</w:t>
      </w:r>
      <w:proofErr w:type="gramEnd"/>
      <w:r w:rsidR="00210566" w:rsidRPr="00E0393A">
        <w:t xml:space="preserve"> 10.</w:t>
      </w:r>
      <w:bookmarkEnd w:id="170"/>
    </w:p>
    <w:p w:rsidR="005E24D2" w:rsidRPr="00E0393A" w:rsidRDefault="005E24D2" w:rsidP="005E24D2">
      <w:pPr>
        <w:jc w:val="center"/>
      </w:pPr>
    </w:p>
    <w:p w:rsidR="005E24D2" w:rsidRPr="00E0393A" w:rsidRDefault="005E24D2" w:rsidP="005E24D2">
      <w:pPr>
        <w:jc w:val="center"/>
      </w:pPr>
    </w:p>
    <w:p w:rsidR="005E24D2" w:rsidRPr="00E0393A" w:rsidRDefault="005E24D2" w:rsidP="00E03B18">
      <w:pPr>
        <w:pStyle w:val="tex"/>
        <w:ind w:firstLine="708"/>
        <w:jc w:val="both"/>
      </w:pPr>
      <w:r w:rsidRPr="00E0393A">
        <w:t>Percebe-se, como já foi dito no capítulo 4, que não há um direcionamento</w:t>
      </w:r>
      <w:r w:rsidR="00055C0F">
        <w:t>, evolução ou melhora</w:t>
      </w:r>
      <w:r w:rsidR="001E3F01">
        <w:t xml:space="preserve"> da</w:t>
      </w:r>
      <w:del w:id="171" w:author="ceciliaccesar" w:date="2013-11-25T15:34:00Z">
        <w:r w:rsidR="001E3F01" w:rsidDel="0000212C">
          <w:delText>s</w:delText>
        </w:r>
      </w:del>
      <w:r w:rsidR="001E3F01">
        <w:t xml:space="preserve"> aptidão. 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 xml:space="preserve">.   </w:t>
      </w:r>
    </w:p>
    <w:p w:rsidR="005E24D2" w:rsidRPr="00E0393A" w:rsidRDefault="005E24D2" w:rsidP="005E24D2">
      <w:pPr>
        <w:jc w:val="center"/>
      </w:pPr>
    </w:p>
    <w:p w:rsidR="005E24D2" w:rsidRPr="00E0393A" w:rsidRDefault="005E24D2" w:rsidP="00736BB4">
      <w:pPr>
        <w:pStyle w:val="tex"/>
      </w:pPr>
    </w:p>
    <w:p w:rsidR="00736BB4" w:rsidRPr="00E0393A" w:rsidRDefault="00736BB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172" w:name="_Toc373139560"/>
      <w:r w:rsidRPr="00E0393A">
        <w:rPr>
          <w:rFonts w:ascii="Times New Roman" w:hAnsi="Times New Roman" w:cs="Times New Roman"/>
          <w:sz w:val="24"/>
          <w:szCs w:val="24"/>
        </w:rPr>
        <w:t>Busca Gulosa</w:t>
      </w:r>
      <w:bookmarkEnd w:id="172"/>
    </w:p>
    <w:p w:rsidR="00736BB4" w:rsidRPr="00E0393A" w:rsidRDefault="00C523A4" w:rsidP="00736BB4">
      <w:pPr>
        <w:pStyle w:val="tex"/>
      </w:pPr>
      <w:ins w:id="173" w:author="ceciliaccesar" w:date="2013-11-25T15:52:00Z">
        <w:r>
          <w:t>ESTA TABELA JÁ ESTÁ NO QUADRO ABAIXO</w:t>
        </w:r>
      </w:ins>
      <w:ins w:id="174" w:author="ceciliaccesar" w:date="2013-11-25T15:53:00Z">
        <w:r>
          <w:t>. Sugiro apenas um comentário aqui e uma figura da colocação de roteadores de um dos casos.</w:t>
        </w:r>
      </w:ins>
    </w:p>
    <w:tbl>
      <w:tblPr>
        <w:tblW w:w="6150" w:type="dxa"/>
        <w:jc w:val="center"/>
        <w:tblLook w:val="04A0" w:firstRow="1" w:lastRow="0" w:firstColumn="1" w:lastColumn="0" w:noHBand="0" w:noVBand="1"/>
      </w:tblPr>
      <w:tblGrid>
        <w:gridCol w:w="2280"/>
        <w:gridCol w:w="2060"/>
        <w:gridCol w:w="1810"/>
      </w:tblGrid>
      <w:tr w:rsidR="00C26FC5" w:rsidRPr="00C26FC5" w:rsidTr="00C26FC5">
        <w:trPr>
          <w:trHeight w:val="330"/>
          <w:jc w:val="center"/>
        </w:trPr>
        <w:tc>
          <w:tcPr>
            <w:tcW w:w="228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Teste</w:t>
            </w:r>
            <w:proofErr w:type="spellEnd"/>
          </w:p>
        </w:tc>
        <w:tc>
          <w:tcPr>
            <w:tcW w:w="206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Roteadores</w:t>
            </w:r>
            <w:proofErr w:type="spellEnd"/>
          </w:p>
        </w:tc>
        <w:tc>
          <w:tcPr>
            <w:tcW w:w="181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Maior</w:t>
            </w:r>
            <w:proofErr w:type="spellEnd"/>
            <w:r w:rsidRPr="00C26FC5">
              <w:rPr>
                <w:rFonts w:ascii="Times New Roman" w:eastAsia="Times New Roman" w:hAnsi="Times New Roman" w:cs="Times New Roman"/>
                <w:b/>
                <w:bCs/>
                <w:color w:val="000000"/>
                <w:sz w:val="24"/>
                <w:szCs w:val="24"/>
                <w:lang w:val="en-US"/>
              </w:rPr>
              <w:t xml:space="preserve"> </w:t>
            </w:r>
            <w:proofErr w:type="spellStart"/>
            <w:r w:rsidRPr="00C26FC5">
              <w:rPr>
                <w:rFonts w:ascii="Times New Roman" w:eastAsia="Times New Roman" w:hAnsi="Times New Roman" w:cs="Times New Roman"/>
                <w:b/>
                <w:bCs/>
                <w:color w:val="000000"/>
                <w:sz w:val="24"/>
                <w:szCs w:val="24"/>
                <w:lang w:val="en-US"/>
              </w:rPr>
              <w:t>aptidão</w:t>
            </w:r>
            <w:proofErr w:type="spellEnd"/>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8,3</w:t>
            </w:r>
            <w:r w:rsidR="00EF6D9F">
              <w:rPr>
                <w:rFonts w:ascii="Times New Roman" w:eastAsia="Times New Roman" w:hAnsi="Times New Roman" w:cs="Times New Roman"/>
                <w:color w:val="000000"/>
                <w:sz w:val="24"/>
                <w:szCs w:val="24"/>
                <w:lang w:val="en-US"/>
              </w:rPr>
              <w:t>7</w:t>
            </w:r>
            <w:r w:rsidRPr="00C26FC5">
              <w:rPr>
                <w:rFonts w:ascii="Times New Roman" w:eastAsia="Times New Roman" w:hAnsi="Times New Roman" w:cs="Times New Roman"/>
                <w:color w:val="000000"/>
                <w:sz w:val="24"/>
                <w:szCs w:val="24"/>
                <w:lang w:val="en-US"/>
              </w:rPr>
              <w:t>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w:t>
            </w:r>
            <w:r w:rsidR="00EF6D9F">
              <w:rPr>
                <w:rFonts w:ascii="Times New Roman" w:eastAsia="Times New Roman" w:hAnsi="Times New Roman" w:cs="Times New Roman"/>
                <w:color w:val="000000"/>
                <w:sz w:val="24"/>
                <w:szCs w:val="24"/>
                <w:lang w:val="en-US"/>
              </w:rPr>
              <w:t>4</w:t>
            </w:r>
            <w:r w:rsidRPr="00C26FC5">
              <w:rPr>
                <w:rFonts w:ascii="Times New Roman" w:eastAsia="Times New Roman" w:hAnsi="Times New Roman" w:cs="Times New Roman"/>
                <w:color w:val="000000"/>
                <w:sz w:val="24"/>
                <w:szCs w:val="24"/>
                <w:lang w:val="en-US"/>
              </w:rPr>
              <w:t>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3</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8,84</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9,468</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5</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15</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8,8889</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6</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12</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9,3223</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7</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18</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9,2889</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18</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9,3673</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26</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9,2645</w:t>
            </w:r>
          </w:p>
        </w:tc>
      </w:tr>
      <w:tr w:rsidR="00C26FC5" w:rsidRPr="00C26FC5" w:rsidTr="00C26FC5">
        <w:trPr>
          <w:trHeight w:val="330"/>
          <w:jc w:val="center"/>
        </w:trPr>
        <w:tc>
          <w:tcPr>
            <w:tcW w:w="228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10</w:t>
            </w:r>
          </w:p>
        </w:tc>
        <w:tc>
          <w:tcPr>
            <w:tcW w:w="206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20</w:t>
            </w:r>
          </w:p>
        </w:tc>
        <w:tc>
          <w:tcPr>
            <w:tcW w:w="1810" w:type="dxa"/>
            <w:tcBorders>
              <w:top w:val="nil"/>
              <w:left w:val="nil"/>
              <w:bottom w:val="single" w:sz="8" w:space="0" w:color="auto"/>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9,51</w:t>
            </w:r>
          </w:p>
        </w:tc>
      </w:tr>
    </w:tbl>
    <w:p w:rsidR="00736BB4" w:rsidRPr="00E0393A" w:rsidRDefault="00C26FC5" w:rsidP="00C26FC5">
      <w:pPr>
        <w:pStyle w:val="tex"/>
        <w:jc w:val="center"/>
      </w:pPr>
      <w:r>
        <w:t>Tabela x – Resultados do Algoritmo de Busca Gulosa</w:t>
      </w:r>
    </w:p>
    <w:p w:rsidR="00736BB4" w:rsidRDefault="00736BB4" w:rsidP="00736BB4">
      <w:pPr>
        <w:pStyle w:val="tex"/>
      </w:pPr>
    </w:p>
    <w:p w:rsidR="00F47B8D" w:rsidRPr="00E0393A" w:rsidRDefault="00F47B8D" w:rsidP="00F47B8D">
      <w:pPr>
        <w:pStyle w:val="ListParagraph"/>
        <w:numPr>
          <w:ilvl w:val="2"/>
          <w:numId w:val="6"/>
        </w:numPr>
        <w:spacing w:after="0" w:line="360" w:lineRule="auto"/>
        <w:mirrorIndents/>
        <w:outlineLvl w:val="1"/>
        <w:rPr>
          <w:rFonts w:ascii="Times New Roman" w:hAnsi="Times New Roman" w:cs="Times New Roman"/>
          <w:sz w:val="24"/>
          <w:szCs w:val="24"/>
        </w:rPr>
      </w:pPr>
      <w:bookmarkStart w:id="175" w:name="_Toc373139561"/>
      <w:r>
        <w:rPr>
          <w:rFonts w:ascii="Times New Roman" w:hAnsi="Times New Roman" w:cs="Times New Roman"/>
          <w:sz w:val="24"/>
          <w:szCs w:val="24"/>
        </w:rPr>
        <w:t>Quadro Comparativo</w:t>
      </w:r>
      <w:bookmarkEnd w:id="175"/>
    </w:p>
    <w:p w:rsidR="00F47B8D" w:rsidRDefault="005B5108" w:rsidP="00736BB4">
      <w:pPr>
        <w:pStyle w:val="tex"/>
      </w:pPr>
      <w:ins w:id="176" w:author="ceciliaccesar" w:date="2013-11-25T15:41:00Z">
        <w:r>
          <w:t xml:space="preserve">O quadro abaixo resume a comparação entre os resultados dos algoritmos aplicados nos cenários de testes. </w:t>
        </w:r>
      </w:ins>
    </w:p>
    <w:tbl>
      <w:tblPr>
        <w:tblW w:w="8592" w:type="dxa"/>
        <w:jc w:val="center"/>
        <w:tblLook w:val="04A0" w:firstRow="1" w:lastRow="0" w:firstColumn="1" w:lastColumn="0" w:noHBand="0" w:noVBand="1"/>
      </w:tblPr>
      <w:tblGrid>
        <w:gridCol w:w="1160"/>
        <w:gridCol w:w="1376"/>
        <w:gridCol w:w="2356"/>
        <w:gridCol w:w="1730"/>
        <w:gridCol w:w="1970"/>
      </w:tblGrid>
      <w:tr w:rsidR="00EF6D9F" w:rsidRPr="00EF6D9F" w:rsidTr="00EF6D9F">
        <w:trPr>
          <w:trHeight w:val="945"/>
          <w:jc w:val="center"/>
        </w:trPr>
        <w:tc>
          <w:tcPr>
            <w:tcW w:w="1160"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Teste</w:t>
            </w:r>
            <w:proofErr w:type="spellEnd"/>
          </w:p>
        </w:tc>
        <w:tc>
          <w:tcPr>
            <w:tcW w:w="1376"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Roteadores</w:t>
            </w:r>
            <w:proofErr w:type="spellEnd"/>
          </w:p>
        </w:tc>
        <w:tc>
          <w:tcPr>
            <w:tcW w:w="2356"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Algoritmo</w:t>
            </w:r>
            <w:proofErr w:type="spellEnd"/>
            <w:r w:rsidRPr="00EF6D9F">
              <w:rPr>
                <w:rFonts w:ascii="Times New Roman" w:eastAsia="Times New Roman" w:hAnsi="Times New Roman" w:cs="Times New Roman"/>
                <w:b/>
                <w:bCs/>
                <w:color w:val="000000"/>
                <w:sz w:val="24"/>
                <w:szCs w:val="24"/>
                <w:lang w:val="en-US"/>
              </w:rPr>
              <w:t xml:space="preserve"> </w:t>
            </w:r>
            <w:proofErr w:type="spellStart"/>
            <w:r w:rsidRPr="00EF6D9F">
              <w:rPr>
                <w:rFonts w:ascii="Times New Roman" w:eastAsia="Times New Roman" w:hAnsi="Times New Roman" w:cs="Times New Roman"/>
                <w:b/>
                <w:bCs/>
                <w:color w:val="000000"/>
                <w:sz w:val="24"/>
                <w:szCs w:val="24"/>
                <w:lang w:val="en-US"/>
              </w:rPr>
              <w:t>Genético</w:t>
            </w:r>
            <w:proofErr w:type="spellEnd"/>
          </w:p>
        </w:tc>
        <w:tc>
          <w:tcPr>
            <w:tcW w:w="1730"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Busca</w:t>
            </w:r>
            <w:proofErr w:type="spellEnd"/>
            <w:r w:rsidRPr="00EF6D9F">
              <w:rPr>
                <w:rFonts w:ascii="Times New Roman" w:eastAsia="Times New Roman" w:hAnsi="Times New Roman" w:cs="Times New Roman"/>
                <w:b/>
                <w:bCs/>
                <w:color w:val="000000"/>
                <w:sz w:val="24"/>
                <w:szCs w:val="24"/>
                <w:lang w:val="en-US"/>
              </w:rPr>
              <w:t xml:space="preserve"> </w:t>
            </w:r>
            <w:proofErr w:type="spellStart"/>
            <w:r w:rsidRPr="00EF6D9F">
              <w:rPr>
                <w:rFonts w:ascii="Times New Roman" w:eastAsia="Times New Roman" w:hAnsi="Times New Roman" w:cs="Times New Roman"/>
                <w:b/>
                <w:bCs/>
                <w:color w:val="000000"/>
                <w:sz w:val="24"/>
                <w:szCs w:val="24"/>
                <w:lang w:val="en-US"/>
              </w:rPr>
              <w:t>Gulosa</w:t>
            </w:r>
            <w:proofErr w:type="spellEnd"/>
          </w:p>
        </w:tc>
        <w:tc>
          <w:tcPr>
            <w:tcW w:w="1970"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Busca</w:t>
            </w:r>
            <w:proofErr w:type="spellEnd"/>
            <w:r w:rsidRPr="00EF6D9F">
              <w:rPr>
                <w:rFonts w:ascii="Times New Roman" w:eastAsia="Times New Roman" w:hAnsi="Times New Roman" w:cs="Times New Roman"/>
                <w:b/>
                <w:bCs/>
                <w:color w:val="000000"/>
                <w:sz w:val="24"/>
                <w:szCs w:val="24"/>
                <w:lang w:val="en-US"/>
              </w:rPr>
              <w:t xml:space="preserve"> </w:t>
            </w:r>
            <w:proofErr w:type="spellStart"/>
            <w:r w:rsidRPr="00EF6D9F">
              <w:rPr>
                <w:rFonts w:ascii="Times New Roman" w:eastAsia="Times New Roman" w:hAnsi="Times New Roman" w:cs="Times New Roman"/>
                <w:b/>
                <w:bCs/>
                <w:color w:val="000000"/>
                <w:sz w:val="24"/>
                <w:szCs w:val="24"/>
                <w:lang w:val="en-US"/>
              </w:rPr>
              <w:t>Aleatória</w:t>
            </w:r>
            <w:proofErr w:type="spellEnd"/>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4</w:t>
            </w:r>
          </w:p>
        </w:tc>
        <w:tc>
          <w:tcPr>
            <w:tcW w:w="2356" w:type="dxa"/>
            <w:tcBorders>
              <w:top w:val="nil"/>
              <w:left w:val="nil"/>
              <w:bottom w:val="nil"/>
              <w:right w:val="nil"/>
            </w:tcBorders>
            <w:shd w:val="clear" w:color="000000" w:fill="B3D680"/>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9,625</w:t>
            </w:r>
          </w:p>
        </w:tc>
        <w:tc>
          <w:tcPr>
            <w:tcW w:w="1730" w:type="dxa"/>
            <w:tcBorders>
              <w:top w:val="nil"/>
              <w:left w:val="nil"/>
              <w:bottom w:val="nil"/>
              <w:right w:val="nil"/>
            </w:tcBorders>
            <w:shd w:val="clear" w:color="000000" w:fill="FDC67C"/>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8,375</w:t>
            </w:r>
          </w:p>
        </w:tc>
        <w:tc>
          <w:tcPr>
            <w:tcW w:w="1970" w:type="dxa"/>
            <w:tcBorders>
              <w:top w:val="nil"/>
              <w:left w:val="nil"/>
              <w:bottom w:val="nil"/>
              <w:right w:val="nil"/>
            </w:tcBorders>
            <w:shd w:val="clear" w:color="000000" w:fill="FBAC78"/>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7,75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4</w:t>
            </w:r>
          </w:p>
        </w:tc>
        <w:tc>
          <w:tcPr>
            <w:tcW w:w="2356" w:type="dxa"/>
            <w:tcBorders>
              <w:top w:val="nil"/>
              <w:left w:val="nil"/>
              <w:bottom w:val="nil"/>
              <w:right w:val="nil"/>
            </w:tcBorders>
            <w:shd w:val="clear" w:color="000000" w:fill="63BE7B"/>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10</w:t>
            </w:r>
          </w:p>
        </w:tc>
        <w:tc>
          <w:tcPr>
            <w:tcW w:w="1730" w:type="dxa"/>
            <w:tcBorders>
              <w:top w:val="nil"/>
              <w:left w:val="nil"/>
              <w:bottom w:val="nil"/>
              <w:right w:val="nil"/>
            </w:tcBorders>
            <w:shd w:val="clear" w:color="000000" w:fill="99CE7F"/>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9,75</w:t>
            </w:r>
          </w:p>
        </w:tc>
        <w:tc>
          <w:tcPr>
            <w:tcW w:w="1970" w:type="dxa"/>
            <w:tcBorders>
              <w:top w:val="nil"/>
              <w:left w:val="nil"/>
              <w:bottom w:val="nil"/>
              <w:right w:val="nil"/>
            </w:tcBorders>
            <w:shd w:val="clear" w:color="000000" w:fill="F86F6C"/>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6,25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w:t>
            </w:r>
          </w:p>
        </w:tc>
        <w:tc>
          <w:tcPr>
            <w:tcW w:w="2356" w:type="dxa"/>
            <w:tcBorders>
              <w:top w:val="nil"/>
              <w:left w:val="nil"/>
              <w:bottom w:val="nil"/>
              <w:right w:val="nil"/>
            </w:tcBorders>
            <w:shd w:val="clear" w:color="000000" w:fill="DBE1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9,44</w:t>
            </w:r>
          </w:p>
        </w:tc>
        <w:tc>
          <w:tcPr>
            <w:tcW w:w="1730" w:type="dxa"/>
            <w:tcBorders>
              <w:top w:val="nil"/>
              <w:left w:val="nil"/>
              <w:bottom w:val="nil"/>
              <w:right w:val="nil"/>
            </w:tcBorders>
            <w:shd w:val="clear" w:color="000000" w:fill="FED980"/>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8,84</w:t>
            </w:r>
          </w:p>
        </w:tc>
        <w:tc>
          <w:tcPr>
            <w:tcW w:w="1970" w:type="dxa"/>
            <w:tcBorders>
              <w:top w:val="nil"/>
              <w:left w:val="nil"/>
              <w:bottom w:val="nil"/>
              <w:right w:val="nil"/>
            </w:tcBorders>
            <w:shd w:val="clear" w:color="000000" w:fill="FA937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7,125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w:t>
            </w:r>
          </w:p>
        </w:tc>
        <w:tc>
          <w:tcPr>
            <w:tcW w:w="2356" w:type="dxa"/>
            <w:tcBorders>
              <w:top w:val="nil"/>
              <w:left w:val="nil"/>
              <w:bottom w:val="nil"/>
              <w:right w:val="nil"/>
            </w:tcBorders>
            <w:shd w:val="clear" w:color="000000" w:fill="BAD780"/>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9,5938</w:t>
            </w:r>
          </w:p>
        </w:tc>
        <w:tc>
          <w:tcPr>
            <w:tcW w:w="1730" w:type="dxa"/>
            <w:tcBorders>
              <w:top w:val="nil"/>
              <w:left w:val="nil"/>
              <w:bottom w:val="nil"/>
              <w:right w:val="nil"/>
            </w:tcBorders>
            <w:shd w:val="clear" w:color="000000" w:fill="D5DF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9,468</w:t>
            </w:r>
          </w:p>
        </w:tc>
        <w:tc>
          <w:tcPr>
            <w:tcW w:w="1970" w:type="dxa"/>
            <w:tcBorders>
              <w:top w:val="nil"/>
              <w:left w:val="nil"/>
              <w:bottom w:val="nil"/>
              <w:right w:val="nil"/>
            </w:tcBorders>
            <w:shd w:val="clear" w:color="000000" w:fill="FA937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7,125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FFEB84"/>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9,27</w:t>
            </w:r>
          </w:p>
        </w:tc>
        <w:tc>
          <w:tcPr>
            <w:tcW w:w="1730" w:type="dxa"/>
            <w:tcBorders>
              <w:top w:val="nil"/>
              <w:left w:val="nil"/>
              <w:bottom w:val="nil"/>
              <w:right w:val="nil"/>
            </w:tcBorders>
            <w:shd w:val="clear" w:color="000000" w:fill="FEDB81"/>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8,8889</w:t>
            </w:r>
          </w:p>
        </w:tc>
        <w:tc>
          <w:tcPr>
            <w:tcW w:w="1970" w:type="dxa"/>
            <w:tcBorders>
              <w:top w:val="nil"/>
              <w:left w:val="nil"/>
              <w:bottom w:val="nil"/>
              <w:right w:val="nil"/>
            </w:tcBorders>
            <w:shd w:val="clear" w:color="000000" w:fill="FBAC78"/>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7,75</w:t>
            </w:r>
          </w:p>
        </w:tc>
      </w:tr>
      <w:tr w:rsidR="00EF6D9F" w:rsidRPr="00EF6D9F" w:rsidTr="00EF6D9F">
        <w:trPr>
          <w:trHeight w:val="330"/>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lastRenderedPageBreak/>
              <w:t>6</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11</w:t>
            </w:r>
          </w:p>
        </w:tc>
        <w:tc>
          <w:tcPr>
            <w:tcW w:w="2356" w:type="dxa"/>
            <w:tcBorders>
              <w:top w:val="nil"/>
              <w:left w:val="nil"/>
              <w:bottom w:val="nil"/>
              <w:right w:val="nil"/>
            </w:tcBorders>
            <w:shd w:val="clear" w:color="000000" w:fill="E2E3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9,405</w:t>
            </w:r>
          </w:p>
        </w:tc>
        <w:tc>
          <w:tcPr>
            <w:tcW w:w="1730" w:type="dxa"/>
            <w:tcBorders>
              <w:top w:val="nil"/>
              <w:left w:val="nil"/>
              <w:bottom w:val="nil"/>
              <w:right w:val="nil"/>
            </w:tcBorders>
            <w:shd w:val="clear" w:color="000000" w:fill="F4E884"/>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9,3223</w:t>
            </w:r>
          </w:p>
        </w:tc>
        <w:tc>
          <w:tcPr>
            <w:tcW w:w="1970" w:type="dxa"/>
            <w:tcBorders>
              <w:top w:val="nil"/>
              <w:left w:val="nil"/>
              <w:bottom w:val="nil"/>
              <w:right w:val="nil"/>
            </w:tcBorders>
            <w:shd w:val="clear" w:color="000000" w:fill="F98570"/>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6,8</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15</w:t>
            </w:r>
          </w:p>
        </w:tc>
        <w:tc>
          <w:tcPr>
            <w:tcW w:w="2356" w:type="dxa"/>
            <w:tcBorders>
              <w:top w:val="nil"/>
              <w:left w:val="nil"/>
              <w:bottom w:val="nil"/>
              <w:right w:val="nil"/>
            </w:tcBorders>
            <w:shd w:val="clear" w:color="000000" w:fill="DDE2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9,43</w:t>
            </w:r>
          </w:p>
        </w:tc>
        <w:tc>
          <w:tcPr>
            <w:tcW w:w="1730" w:type="dxa"/>
            <w:tcBorders>
              <w:top w:val="nil"/>
              <w:left w:val="nil"/>
              <w:bottom w:val="nil"/>
              <w:right w:val="nil"/>
            </w:tcBorders>
            <w:shd w:val="clear" w:color="000000" w:fill="FBEA84"/>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9,2889</w:t>
            </w:r>
          </w:p>
        </w:tc>
        <w:tc>
          <w:tcPr>
            <w:tcW w:w="1970" w:type="dxa"/>
            <w:tcBorders>
              <w:top w:val="nil"/>
              <w:left w:val="nil"/>
              <w:bottom w:val="nil"/>
              <w:right w:val="nil"/>
            </w:tcBorders>
            <w:shd w:val="clear" w:color="000000" w:fill="F8796E"/>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14</w:t>
            </w:r>
          </w:p>
        </w:tc>
        <w:tc>
          <w:tcPr>
            <w:tcW w:w="2356" w:type="dxa"/>
            <w:tcBorders>
              <w:top w:val="nil"/>
              <w:left w:val="nil"/>
              <w:bottom w:val="nil"/>
              <w:right w:val="nil"/>
            </w:tcBorders>
            <w:shd w:val="clear" w:color="000000" w:fill="D6E0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9,46</w:t>
            </w:r>
          </w:p>
        </w:tc>
        <w:tc>
          <w:tcPr>
            <w:tcW w:w="1730" w:type="dxa"/>
            <w:tcBorders>
              <w:top w:val="nil"/>
              <w:left w:val="nil"/>
              <w:bottom w:val="nil"/>
              <w:right w:val="nil"/>
            </w:tcBorders>
            <w:shd w:val="clear" w:color="000000" w:fill="EAE5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9,3673</w:t>
            </w:r>
          </w:p>
        </w:tc>
        <w:tc>
          <w:tcPr>
            <w:tcW w:w="1970" w:type="dxa"/>
            <w:tcBorders>
              <w:top w:val="nil"/>
              <w:left w:val="nil"/>
              <w:bottom w:val="nil"/>
              <w:right w:val="nil"/>
            </w:tcBorders>
            <w:shd w:val="clear" w:color="000000" w:fill="F9806F"/>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6,68</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26</w:t>
            </w:r>
          </w:p>
        </w:tc>
        <w:tc>
          <w:tcPr>
            <w:tcW w:w="2356" w:type="dxa"/>
            <w:tcBorders>
              <w:top w:val="nil"/>
              <w:left w:val="nil"/>
              <w:bottom w:val="nil"/>
              <w:right w:val="nil"/>
            </w:tcBorders>
            <w:shd w:val="clear" w:color="000000" w:fill="FEEA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9,26</w:t>
            </w:r>
          </w:p>
        </w:tc>
        <w:tc>
          <w:tcPr>
            <w:tcW w:w="1730" w:type="dxa"/>
            <w:tcBorders>
              <w:top w:val="nil"/>
              <w:left w:val="nil"/>
              <w:bottom w:val="nil"/>
              <w:right w:val="nil"/>
            </w:tcBorders>
            <w:shd w:val="clear" w:color="000000" w:fill="FEEA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9,2645</w:t>
            </w:r>
          </w:p>
        </w:tc>
        <w:tc>
          <w:tcPr>
            <w:tcW w:w="1970" w:type="dxa"/>
            <w:tcBorders>
              <w:top w:val="nil"/>
              <w:left w:val="nil"/>
              <w:bottom w:val="nil"/>
              <w:right w:val="nil"/>
            </w:tcBorders>
            <w:shd w:val="clear" w:color="000000" w:fill="F8756D"/>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6,4</w:t>
            </w:r>
          </w:p>
        </w:tc>
      </w:tr>
      <w:tr w:rsidR="00EF6D9F" w:rsidRPr="00EF6D9F" w:rsidTr="00EF6D9F">
        <w:trPr>
          <w:trHeight w:val="330"/>
          <w:jc w:val="center"/>
        </w:trPr>
        <w:tc>
          <w:tcPr>
            <w:tcW w:w="1160" w:type="dxa"/>
            <w:tcBorders>
              <w:top w:val="nil"/>
              <w:left w:val="nil"/>
              <w:bottom w:val="single" w:sz="8" w:space="0" w:color="auto"/>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20</w:t>
            </w:r>
          </w:p>
        </w:tc>
        <w:tc>
          <w:tcPr>
            <w:tcW w:w="2356" w:type="dxa"/>
            <w:tcBorders>
              <w:top w:val="nil"/>
              <w:left w:val="nil"/>
              <w:bottom w:val="single" w:sz="8" w:space="0" w:color="auto"/>
              <w:right w:val="nil"/>
            </w:tcBorders>
            <w:shd w:val="clear" w:color="000000" w:fill="D5DF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9,465</w:t>
            </w:r>
          </w:p>
        </w:tc>
        <w:tc>
          <w:tcPr>
            <w:tcW w:w="1730" w:type="dxa"/>
            <w:tcBorders>
              <w:top w:val="nil"/>
              <w:left w:val="nil"/>
              <w:bottom w:val="single" w:sz="8" w:space="0" w:color="auto"/>
              <w:right w:val="nil"/>
            </w:tcBorders>
            <w:shd w:val="clear" w:color="000000" w:fill="CCDD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9,51</w:t>
            </w:r>
          </w:p>
        </w:tc>
        <w:tc>
          <w:tcPr>
            <w:tcW w:w="1970" w:type="dxa"/>
            <w:tcBorders>
              <w:top w:val="nil"/>
              <w:left w:val="nil"/>
              <w:bottom w:val="single" w:sz="8" w:space="0" w:color="auto"/>
              <w:right w:val="nil"/>
            </w:tcBorders>
            <w:shd w:val="clear" w:color="000000" w:fill="F8696B"/>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6,1</w:t>
            </w:r>
          </w:p>
        </w:tc>
      </w:tr>
    </w:tbl>
    <w:p w:rsidR="00EF6D9F" w:rsidRDefault="00EF6D9F" w:rsidP="00EF6D9F">
      <w:pPr>
        <w:pStyle w:val="tex"/>
        <w:jc w:val="center"/>
      </w:pPr>
    </w:p>
    <w:p w:rsidR="00F47B8D" w:rsidRPr="00E0393A" w:rsidRDefault="00C523A4" w:rsidP="00736BB4">
      <w:pPr>
        <w:pStyle w:val="tex"/>
      </w:pPr>
      <w:ins w:id="177" w:author="ceciliaccesar" w:date="2013-11-25T15:46:00Z">
        <w:r>
          <w:t>Note que em todos os casos o algoritmo genético te</w:t>
        </w:r>
      </w:ins>
      <w:ins w:id="178" w:author="ceciliaccesar" w:date="2013-11-25T15:47:00Z">
        <w:r>
          <w:t>m desempenho melhor ou igual a seus alternativos.</w:t>
        </w:r>
      </w:ins>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9" w:name="_Toc373139562"/>
      <w:r w:rsidRPr="0000507E">
        <w:rPr>
          <w:rFonts w:ascii="Times New Roman" w:hAnsi="Times New Roman" w:cs="Times New Roman"/>
          <w:b/>
          <w:sz w:val="28"/>
          <w:szCs w:val="24"/>
        </w:rPr>
        <w:t>Conclusão</w:t>
      </w:r>
      <w:bookmarkEnd w:id="179"/>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 xml:space="preserve">O Algoritmo Genético desenvolvido </w:t>
      </w:r>
      <w:r w:rsidR="00C523A4">
        <w:t>demonstrou grande capacidade para</w:t>
      </w:r>
      <w:r>
        <w:t xml:space="preserv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r w:rsidR="005B5108">
        <w:t xml:space="preserve"> com grande eficiência</w:t>
      </w:r>
      <w:r w:rsidR="00787013">
        <w:t>.</w:t>
      </w:r>
    </w:p>
    <w:p w:rsidR="00E21188" w:rsidRPr="00E0393A" w:rsidRDefault="00CD28DA" w:rsidP="00A702D1">
      <w:pPr>
        <w:pStyle w:val="tex"/>
        <w:ind w:firstLine="708"/>
      </w:pPr>
      <w:r>
        <w:t xml:space="preserve">Uma vez </w:t>
      </w:r>
      <w:r w:rsidR="005B5108">
        <w:t xml:space="preserve">que </w:t>
      </w:r>
      <w:r>
        <w:t>não há cálculo automático do número de iterações ou indivíduos, recomenda-se o ajuste manual das variáveis do Algoritmo Genético para exemplos específicos diferentes dos tratados neste trabalho</w:t>
      </w:r>
      <w:ins w:id="180" w:author="ceciliaccesar" w:date="2013-11-25T15:46:00Z">
        <w:r w:rsidR="00C523A4">
          <w:t xml:space="preserve"> </w:t>
        </w:r>
        <w:proofErr w:type="gramStart"/>
        <w:r w:rsidR="00C523A4">
          <w:t>( o</w:t>
        </w:r>
        <w:proofErr w:type="gramEnd"/>
        <w:r w:rsidR="00C523A4">
          <w:t xml:space="preserve"> que pode ser variado, pode dar um exemplo?)</w:t>
        </w:r>
      </w:ins>
      <w:r>
        <w:t>.</w:t>
      </w:r>
    </w:p>
    <w:p w:rsidR="005B5108" w:rsidRDefault="00314AEC" w:rsidP="00A44117">
      <w:pPr>
        <w:pStyle w:val="tex"/>
        <w:ind w:firstLine="360"/>
        <w:rPr>
          <w:ins w:id="181" w:author="ceciliaccesar" w:date="2013-11-25T15:43:00Z"/>
        </w:rPr>
      </w:pPr>
      <w:del w:id="182" w:author="ceciliaccesar" w:date="2013-11-25T15:43:00Z">
        <w:r w:rsidDel="005B5108">
          <w:delText>Os autores deste trabalh</w:delText>
        </w:r>
      </w:del>
      <w:ins w:id="183" w:author="ceciliaccesar" w:date="2013-11-25T15:43:00Z">
        <w:r w:rsidR="005B5108">
          <w:t>Como trabalhos futuros sugere-se:</w:t>
        </w:r>
      </w:ins>
    </w:p>
    <w:p w:rsidR="005B5108" w:rsidRDefault="00314AEC">
      <w:pPr>
        <w:pStyle w:val="tex"/>
        <w:numPr>
          <w:ilvl w:val="0"/>
          <w:numId w:val="11"/>
        </w:numPr>
        <w:rPr>
          <w:ins w:id="184" w:author="ceciliaccesar" w:date="2013-11-25T15:43:00Z"/>
        </w:rPr>
        <w:pPrChange w:id="185" w:author="ceciliaccesar" w:date="2013-11-25T15:43:00Z">
          <w:pPr>
            <w:pStyle w:val="tex"/>
            <w:ind w:firstLine="360"/>
          </w:pPr>
        </w:pPrChange>
      </w:pPr>
      <w:proofErr w:type="gramStart"/>
      <w:r>
        <w:t>o</w:t>
      </w:r>
      <w:proofErr w:type="gramEnd"/>
      <w:r>
        <w:t xml:space="preserve"> </w:t>
      </w:r>
      <w:del w:id="186" w:author="ceciliaccesar" w:date="2013-11-25T15:43:00Z">
        <w:r w:rsidDel="005B5108">
          <w:delText xml:space="preserve">sugerem </w:delText>
        </w:r>
        <w:r w:rsidR="00A44117" w:rsidDel="005B5108">
          <w:delText xml:space="preserve">o </w:delText>
        </w:r>
      </w:del>
      <w:r w:rsidR="00A44117">
        <w:t>uso de computação paralela para a execução de cenários ainda mais complexo</w:t>
      </w:r>
      <w:ins w:id="187" w:author="ceciliaccesar" w:date="2013-11-25T15:44:00Z">
        <w:r w:rsidR="005B5108">
          <w:t>s</w:t>
        </w:r>
      </w:ins>
      <w:r w:rsidR="00A44117">
        <w:t xml:space="preserve"> em menor tempo e testando um maior </w:t>
      </w:r>
      <w:r w:rsidR="003C6B27">
        <w:t>número</w:t>
      </w:r>
      <w:r w:rsidR="00A44117">
        <w:t xml:space="preserve"> de casos</w:t>
      </w:r>
      <w:ins w:id="188" w:author="ceciliaccesar" w:date="2013-11-25T15:43:00Z">
        <w:r w:rsidR="005B5108">
          <w:t>;</w:t>
        </w:r>
      </w:ins>
    </w:p>
    <w:p w:rsidR="005B5108" w:rsidRDefault="005B5108">
      <w:pPr>
        <w:pStyle w:val="tex"/>
        <w:numPr>
          <w:ilvl w:val="0"/>
          <w:numId w:val="11"/>
        </w:numPr>
        <w:rPr>
          <w:ins w:id="189" w:author="ceciliaccesar" w:date="2013-11-25T15:44:00Z"/>
        </w:rPr>
        <w:pPrChange w:id="190" w:author="ceciliaccesar" w:date="2013-11-25T15:43:00Z">
          <w:pPr>
            <w:pStyle w:val="tex"/>
            <w:ind w:firstLine="360"/>
          </w:pPr>
        </w:pPrChange>
      </w:pPr>
      <w:proofErr w:type="gramStart"/>
      <w:ins w:id="191" w:author="ceciliaccesar" w:date="2013-11-25T15:43:00Z">
        <w:r>
          <w:t>melhoria</w:t>
        </w:r>
        <w:proofErr w:type="gramEnd"/>
        <w:r>
          <w:t xml:space="preserve"> no</w:t>
        </w:r>
      </w:ins>
      <w:ins w:id="192" w:author="ceciliaccesar" w:date="2013-11-25T15:51:00Z">
        <w:r w:rsidR="00C523A4">
          <w:t xml:space="preserve"> atual</w:t>
        </w:r>
      </w:ins>
      <w:ins w:id="193" w:author="ceciliaccesar" w:date="2013-11-25T15:43:00Z">
        <w:r>
          <w:t xml:space="preserve"> modelo </w:t>
        </w:r>
      </w:ins>
      <w:ins w:id="194" w:author="ceciliaccesar" w:date="2013-11-25T15:51:00Z">
        <w:r w:rsidR="00C523A4">
          <w:t xml:space="preserve">simplificado </w:t>
        </w:r>
      </w:ins>
      <w:ins w:id="195" w:author="ceciliaccesar" w:date="2013-11-25T15:43:00Z">
        <w:r>
          <w:t>de atenuação</w:t>
        </w:r>
      </w:ins>
      <w:ins w:id="196" w:author="ceciliaccesar" w:date="2013-11-25T15:44:00Z">
        <w:r>
          <w:t>;</w:t>
        </w:r>
      </w:ins>
    </w:p>
    <w:p w:rsidR="00314AEC" w:rsidRDefault="005B5108">
      <w:pPr>
        <w:pStyle w:val="tex"/>
        <w:numPr>
          <w:ilvl w:val="0"/>
          <w:numId w:val="11"/>
        </w:numPr>
        <w:pPrChange w:id="197" w:author="ceciliaccesar" w:date="2013-11-25T15:43:00Z">
          <w:pPr>
            <w:pStyle w:val="tex"/>
            <w:ind w:firstLine="360"/>
          </w:pPr>
        </w:pPrChange>
      </w:pPr>
      <w:proofErr w:type="gramStart"/>
      <w:ins w:id="198" w:author="ceciliaccesar" w:date="2013-11-25T15:44:00Z">
        <w:r>
          <w:t>consideração</w:t>
        </w:r>
        <w:proofErr w:type="gramEnd"/>
        <w:r>
          <w:t xml:space="preserve"> da mobilidade dos nós e </w:t>
        </w:r>
      </w:ins>
      <w:ins w:id="199" w:author="ceciliaccesar" w:date="2013-11-25T15:45:00Z">
        <w:r>
          <w:t xml:space="preserve">seu </w:t>
        </w:r>
      </w:ins>
      <w:ins w:id="200" w:author="ceciliaccesar" w:date="2013-11-25T15:44:00Z">
        <w:r>
          <w:t xml:space="preserve">impacto </w:t>
        </w:r>
      </w:ins>
      <w:ins w:id="201" w:author="ceciliaccesar" w:date="2013-11-25T15:45:00Z">
        <w:r>
          <w:t>no</w:t>
        </w:r>
      </w:ins>
      <w:ins w:id="202" w:author="ceciliaccesar" w:date="2013-11-25T15:51:00Z">
        <w:r w:rsidR="00C523A4">
          <w:t xml:space="preserve"> desempenho do algoritmo</w:t>
        </w:r>
      </w:ins>
      <w:ins w:id="203" w:author="ceciliaccesar" w:date="2013-11-25T15:52:00Z">
        <w:r w:rsidR="00C523A4">
          <w:t>.</w:t>
        </w:r>
      </w:ins>
      <w:del w:id="204" w:author="ceciliaccesar" w:date="2013-11-25T15:43:00Z">
        <w:r w:rsidR="00A44117" w:rsidDel="005B5108">
          <w:delText>.</w:delText>
        </w:r>
      </w:del>
    </w:p>
    <w:p w:rsidR="00A44117" w:rsidRPr="00E0393A" w:rsidRDefault="00A44117" w:rsidP="00A44117">
      <w:pPr>
        <w:pStyle w:val="tex"/>
        <w:ind w:firstLine="360"/>
      </w:pPr>
    </w:p>
    <w:p w:rsidR="00584E4C" w:rsidRPr="00E0393A" w:rsidRDefault="00584E4C" w:rsidP="00293FFA">
      <w:pPr>
        <w:spacing w:line="360" w:lineRule="auto"/>
        <w:ind w:firstLine="708"/>
        <w:rPr>
          <w:rFonts w:ascii="Times New Roman" w:hAnsi="Times New Roman" w:cs="Times New Roman"/>
          <w:sz w:val="24"/>
          <w:szCs w:val="24"/>
        </w:rPr>
      </w:pP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205" w:name="_Toc373139563"/>
      <w:r w:rsidRPr="0000507E">
        <w:rPr>
          <w:rFonts w:ascii="Times New Roman" w:hAnsi="Times New Roman" w:cs="Times New Roman"/>
          <w:b/>
          <w:sz w:val="28"/>
          <w:szCs w:val="24"/>
        </w:rPr>
        <w:t>Referencias</w:t>
      </w:r>
      <w:bookmarkEnd w:id="205"/>
    </w:p>
    <w:p w:rsidR="00584E4C" w:rsidRPr="00E0393A" w:rsidRDefault="00584E4C" w:rsidP="00293FFA">
      <w:pPr>
        <w:spacing w:line="360" w:lineRule="auto"/>
        <w:rPr>
          <w:rFonts w:ascii="Times New Roman" w:hAnsi="Times New Roman" w:cs="Times New Roman"/>
          <w:sz w:val="24"/>
          <w:szCs w:val="24"/>
        </w:rPr>
      </w:pPr>
    </w:p>
    <w:p w:rsidR="00B01A5A" w:rsidRPr="00E0393A" w:rsidRDefault="00B01A5A" w:rsidP="00293FFA">
      <w:pPr>
        <w:spacing w:line="360" w:lineRule="auto"/>
        <w:rPr>
          <w:rFonts w:ascii="Times New Roman" w:hAnsi="Times New Roman" w:cs="Times New Roman"/>
          <w:sz w:val="24"/>
          <w:szCs w:val="24"/>
        </w:rPr>
      </w:pPr>
    </w:p>
    <w:p w:rsidR="00FD706F" w:rsidRPr="00761C64" w:rsidRDefault="00D7335D" w:rsidP="00293FFA">
      <w:pPr>
        <w:spacing w:line="360" w:lineRule="auto"/>
        <w:rPr>
          <w:rFonts w:ascii="Times New Roman" w:hAnsi="Times New Roman" w:cs="Times New Roman"/>
          <w:sz w:val="24"/>
          <w:szCs w:val="24"/>
          <w:lang w:val="en-US"/>
          <w:rPrChange w:id="206" w:author="ceciliaccesar" w:date="2013-11-25T10:10:00Z">
            <w:rPr>
              <w:rFonts w:ascii="Times New Roman" w:hAnsi="Times New Roman" w:cs="Times New Roman"/>
              <w:sz w:val="24"/>
              <w:szCs w:val="24"/>
            </w:rPr>
          </w:rPrChange>
        </w:rPr>
      </w:pPr>
      <w:r w:rsidRPr="00D7335D">
        <w:rPr>
          <w:rFonts w:ascii="Times New Roman" w:hAnsi="Times New Roman" w:cs="Times New Roman"/>
          <w:sz w:val="24"/>
          <w:szCs w:val="24"/>
          <w:lang w:val="en-US"/>
          <w:rPrChange w:id="207" w:author="ceciliaccesar" w:date="2013-11-25T10:10:00Z">
            <w:rPr>
              <w:rFonts w:ascii="Times New Roman" w:hAnsi="Times New Roman" w:cs="Times New Roman"/>
              <w:color w:val="0000FF" w:themeColor="hyperlink"/>
              <w:sz w:val="24"/>
              <w:szCs w:val="24"/>
              <w:u w:val="single"/>
            </w:rPr>
          </w:rPrChange>
        </w:rPr>
        <w:t>Holland, J., Adaptation in Natural and Artificial Systems, Ann Arbor, MI, University of Michigan Press, 1975.</w:t>
      </w:r>
    </w:p>
    <w:p w:rsidR="00A23A7A" w:rsidRPr="00761C64" w:rsidRDefault="00D7335D" w:rsidP="00293FFA">
      <w:pPr>
        <w:spacing w:line="360" w:lineRule="auto"/>
        <w:rPr>
          <w:rFonts w:ascii="Times New Roman" w:hAnsi="Times New Roman" w:cs="Times New Roman"/>
          <w:sz w:val="24"/>
          <w:szCs w:val="24"/>
          <w:lang w:val="en-US"/>
          <w:rPrChange w:id="208" w:author="ceciliaccesar" w:date="2013-11-25T10:10:00Z">
            <w:rPr>
              <w:rFonts w:ascii="Times New Roman" w:hAnsi="Times New Roman" w:cs="Times New Roman"/>
              <w:sz w:val="24"/>
              <w:szCs w:val="24"/>
            </w:rPr>
          </w:rPrChange>
        </w:rPr>
      </w:pPr>
      <w:r w:rsidRPr="00D7335D">
        <w:rPr>
          <w:rFonts w:ascii="Times New Roman" w:hAnsi="Times New Roman" w:cs="Times New Roman"/>
          <w:sz w:val="24"/>
          <w:szCs w:val="24"/>
          <w:lang w:val="en-US"/>
          <w:rPrChange w:id="209" w:author="ceciliaccesar" w:date="2013-11-25T10:10:00Z">
            <w:rPr>
              <w:rFonts w:ascii="Times New Roman" w:hAnsi="Times New Roman" w:cs="Times New Roman"/>
              <w:color w:val="0000FF" w:themeColor="hyperlink"/>
              <w:sz w:val="24"/>
              <w:szCs w:val="24"/>
              <w:u w:val="single"/>
            </w:rPr>
          </w:rPrChange>
        </w:rPr>
        <w:t xml:space="preserve">Goldberg, </w:t>
      </w:r>
      <w:proofErr w:type="spellStart"/>
      <w:r w:rsidRPr="00D7335D">
        <w:rPr>
          <w:rFonts w:ascii="Times New Roman" w:hAnsi="Times New Roman" w:cs="Times New Roman"/>
          <w:sz w:val="24"/>
          <w:szCs w:val="24"/>
          <w:lang w:val="en-US"/>
          <w:rPrChange w:id="210" w:author="ceciliaccesar" w:date="2013-11-25T10:10:00Z">
            <w:rPr>
              <w:rFonts w:ascii="Times New Roman" w:hAnsi="Times New Roman" w:cs="Times New Roman"/>
              <w:color w:val="0000FF" w:themeColor="hyperlink"/>
              <w:sz w:val="24"/>
              <w:szCs w:val="24"/>
              <w:u w:val="single"/>
            </w:rPr>
          </w:rPrChange>
        </w:rPr>
        <w:t>D.E</w:t>
      </w:r>
      <w:proofErr w:type="spellEnd"/>
      <w:r w:rsidRPr="00D7335D">
        <w:rPr>
          <w:rFonts w:ascii="Times New Roman" w:hAnsi="Times New Roman" w:cs="Times New Roman"/>
          <w:sz w:val="24"/>
          <w:szCs w:val="24"/>
          <w:lang w:val="en-US"/>
          <w:rPrChange w:id="211" w:author="ceciliaccesar" w:date="2013-11-25T10:10:00Z">
            <w:rPr>
              <w:rFonts w:ascii="Times New Roman" w:hAnsi="Times New Roman" w:cs="Times New Roman"/>
              <w:color w:val="0000FF" w:themeColor="hyperlink"/>
              <w:sz w:val="24"/>
              <w:szCs w:val="24"/>
              <w:u w:val="single"/>
            </w:rPr>
          </w:rPrChange>
        </w:rPr>
        <w:t>. (1989b). Sizing Populations for Serial and Parallel Genetic Algorithms, Proceedings of the Third International Conference on Genetic Algorithms. San Mateo, CA: Morgan Kaufman. pp. 70-79</w:t>
      </w:r>
    </w:p>
    <w:p w:rsidR="00A23A7A" w:rsidRPr="00761C64" w:rsidRDefault="00D7335D" w:rsidP="00293FFA">
      <w:pPr>
        <w:spacing w:line="360" w:lineRule="auto"/>
        <w:rPr>
          <w:rFonts w:ascii="Times New Roman" w:hAnsi="Times New Roman" w:cs="Times New Roman"/>
          <w:sz w:val="24"/>
          <w:szCs w:val="24"/>
          <w:lang w:val="en-US"/>
          <w:rPrChange w:id="212" w:author="ceciliaccesar" w:date="2013-11-25T10:10:00Z">
            <w:rPr>
              <w:rFonts w:ascii="Times New Roman" w:hAnsi="Times New Roman" w:cs="Times New Roman"/>
              <w:sz w:val="24"/>
              <w:szCs w:val="24"/>
            </w:rPr>
          </w:rPrChange>
        </w:rPr>
      </w:pPr>
      <w:proofErr w:type="spellStart"/>
      <w:r w:rsidRPr="00D7335D">
        <w:rPr>
          <w:rFonts w:ascii="Times New Roman" w:hAnsi="Times New Roman" w:cs="Times New Roman"/>
          <w:sz w:val="24"/>
          <w:szCs w:val="24"/>
          <w:lang w:val="en-US"/>
          <w:rPrChange w:id="213" w:author="ceciliaccesar" w:date="2013-11-25T10:10:00Z">
            <w:rPr>
              <w:rFonts w:ascii="Times New Roman" w:hAnsi="Times New Roman" w:cs="Times New Roman"/>
              <w:color w:val="0000FF" w:themeColor="hyperlink"/>
              <w:sz w:val="24"/>
              <w:szCs w:val="24"/>
              <w:u w:val="single"/>
            </w:rPr>
          </w:rPrChange>
        </w:rPr>
        <w:t>Rylander</w:t>
      </w:r>
      <w:proofErr w:type="spellEnd"/>
      <w:r w:rsidRPr="00D7335D">
        <w:rPr>
          <w:rFonts w:ascii="Times New Roman" w:hAnsi="Times New Roman" w:cs="Times New Roman"/>
          <w:sz w:val="24"/>
          <w:szCs w:val="24"/>
          <w:lang w:val="en-US"/>
          <w:rPrChange w:id="214" w:author="ceciliaccesar" w:date="2013-11-25T10:10:00Z">
            <w:rPr>
              <w:rFonts w:ascii="Times New Roman" w:hAnsi="Times New Roman" w:cs="Times New Roman"/>
              <w:color w:val="0000FF" w:themeColor="hyperlink"/>
              <w:sz w:val="24"/>
              <w:szCs w:val="24"/>
              <w:u w:val="single"/>
            </w:rPr>
          </w:rPrChange>
        </w:rPr>
        <w:t>, B., Foster, J., GA-hard Problems, Proc. On Genetic and Evolutionary Computation Conference, 2000.</w:t>
      </w:r>
    </w:p>
    <w:p w:rsidR="008A55E2" w:rsidRPr="00761C64" w:rsidRDefault="00D7335D" w:rsidP="00293FFA">
      <w:pPr>
        <w:spacing w:line="360" w:lineRule="auto"/>
        <w:rPr>
          <w:rFonts w:ascii="Times New Roman" w:hAnsi="Times New Roman" w:cs="Times New Roman"/>
          <w:sz w:val="24"/>
          <w:szCs w:val="24"/>
          <w:highlight w:val="yellow"/>
          <w:lang w:val="en-US"/>
          <w:rPrChange w:id="215" w:author="ceciliaccesar" w:date="2013-11-25T10:10:00Z">
            <w:rPr>
              <w:rFonts w:ascii="Times New Roman" w:hAnsi="Times New Roman" w:cs="Times New Roman"/>
              <w:sz w:val="24"/>
              <w:szCs w:val="24"/>
              <w:highlight w:val="yellow"/>
            </w:rPr>
          </w:rPrChange>
        </w:rPr>
      </w:pPr>
      <w:proofErr w:type="spellStart"/>
      <w:r w:rsidRPr="00D7335D">
        <w:rPr>
          <w:rFonts w:ascii="Times New Roman" w:hAnsi="Times New Roman" w:cs="Times New Roman"/>
          <w:sz w:val="24"/>
          <w:szCs w:val="24"/>
          <w:lang w:val="en-US"/>
          <w:rPrChange w:id="216" w:author="ceciliaccesar" w:date="2013-11-25T10:10:00Z">
            <w:rPr>
              <w:rFonts w:ascii="Times New Roman" w:hAnsi="Times New Roman" w:cs="Times New Roman"/>
              <w:color w:val="0000FF" w:themeColor="hyperlink"/>
              <w:sz w:val="24"/>
              <w:szCs w:val="24"/>
              <w:u w:val="single"/>
            </w:rPr>
          </w:rPrChange>
        </w:rPr>
        <w:t>Gotshall</w:t>
      </w:r>
      <w:proofErr w:type="spellEnd"/>
      <w:r w:rsidRPr="00D7335D">
        <w:rPr>
          <w:rFonts w:ascii="Times New Roman" w:hAnsi="Times New Roman" w:cs="Times New Roman"/>
          <w:sz w:val="24"/>
          <w:szCs w:val="24"/>
          <w:lang w:val="en-US"/>
          <w:rPrChange w:id="217" w:author="ceciliaccesar" w:date="2013-11-25T10:10:00Z">
            <w:rPr>
              <w:rFonts w:ascii="Times New Roman" w:hAnsi="Times New Roman" w:cs="Times New Roman"/>
              <w:color w:val="0000FF" w:themeColor="hyperlink"/>
              <w:sz w:val="24"/>
              <w:szCs w:val="24"/>
              <w:u w:val="single"/>
            </w:rPr>
          </w:rPrChange>
        </w:rPr>
        <w:t xml:space="preserve">, S., </w:t>
      </w:r>
      <w:proofErr w:type="spellStart"/>
      <w:r w:rsidRPr="00D7335D">
        <w:rPr>
          <w:rFonts w:ascii="Times New Roman" w:hAnsi="Times New Roman" w:cs="Times New Roman"/>
          <w:sz w:val="24"/>
          <w:szCs w:val="24"/>
          <w:lang w:val="en-US"/>
          <w:rPrChange w:id="218" w:author="ceciliaccesar" w:date="2013-11-25T10:10:00Z">
            <w:rPr>
              <w:rFonts w:ascii="Times New Roman" w:hAnsi="Times New Roman" w:cs="Times New Roman"/>
              <w:color w:val="0000FF" w:themeColor="hyperlink"/>
              <w:sz w:val="24"/>
              <w:szCs w:val="24"/>
              <w:u w:val="single"/>
            </w:rPr>
          </w:rPrChange>
        </w:rPr>
        <w:t>Rylander</w:t>
      </w:r>
      <w:proofErr w:type="spellEnd"/>
      <w:r w:rsidRPr="00D7335D">
        <w:rPr>
          <w:rFonts w:ascii="Times New Roman" w:hAnsi="Times New Roman" w:cs="Times New Roman"/>
          <w:sz w:val="24"/>
          <w:szCs w:val="24"/>
          <w:lang w:val="en-US"/>
          <w:rPrChange w:id="219" w:author="ceciliaccesar" w:date="2013-11-25T10:10:00Z">
            <w:rPr>
              <w:rFonts w:ascii="Times New Roman" w:hAnsi="Times New Roman" w:cs="Times New Roman"/>
              <w:color w:val="0000FF" w:themeColor="hyperlink"/>
              <w:sz w:val="24"/>
              <w:szCs w:val="24"/>
              <w:u w:val="single"/>
            </w:rPr>
          </w:rPrChange>
        </w:rPr>
        <w:t xml:space="preserve">, B., Optimal Population Size and the Genetic Algorithm, University of Portland. </w:t>
      </w:r>
    </w:p>
    <w:p w:rsidR="00584E4C" w:rsidRPr="00761C64" w:rsidRDefault="00D7335D" w:rsidP="00293FFA">
      <w:pPr>
        <w:spacing w:line="360" w:lineRule="auto"/>
        <w:rPr>
          <w:rFonts w:ascii="Times New Roman" w:hAnsi="Times New Roman" w:cs="Times New Roman"/>
          <w:sz w:val="24"/>
          <w:szCs w:val="24"/>
          <w:highlight w:val="yellow"/>
          <w:lang w:val="en-US"/>
          <w:rPrChange w:id="220" w:author="ceciliaccesar" w:date="2013-11-25T10:10:00Z">
            <w:rPr>
              <w:rFonts w:ascii="Times New Roman" w:hAnsi="Times New Roman" w:cs="Times New Roman"/>
              <w:sz w:val="24"/>
              <w:szCs w:val="24"/>
              <w:highlight w:val="yellow"/>
            </w:rPr>
          </w:rPrChange>
        </w:rPr>
      </w:pPr>
      <w:proofErr w:type="spellStart"/>
      <w:r w:rsidRPr="00D7335D">
        <w:rPr>
          <w:rFonts w:ascii="Times New Roman" w:hAnsi="Times New Roman" w:cs="Times New Roman"/>
          <w:sz w:val="24"/>
          <w:szCs w:val="24"/>
          <w:lang w:val="en-US"/>
          <w:rPrChange w:id="221" w:author="ceciliaccesar" w:date="2013-11-25T10:10:00Z">
            <w:rPr>
              <w:rFonts w:ascii="Times New Roman" w:hAnsi="Times New Roman" w:cs="Times New Roman"/>
              <w:color w:val="0000FF" w:themeColor="hyperlink"/>
              <w:sz w:val="24"/>
              <w:szCs w:val="24"/>
              <w:u w:val="single"/>
            </w:rPr>
          </w:rPrChange>
        </w:rPr>
        <w:t>Leu</w:t>
      </w:r>
      <w:proofErr w:type="spellEnd"/>
      <w:r w:rsidRPr="00D7335D">
        <w:rPr>
          <w:rFonts w:ascii="Times New Roman" w:hAnsi="Times New Roman" w:cs="Times New Roman"/>
          <w:sz w:val="24"/>
          <w:szCs w:val="24"/>
          <w:lang w:val="en-US"/>
          <w:rPrChange w:id="222" w:author="ceciliaccesar" w:date="2013-11-25T10:10:00Z">
            <w:rPr>
              <w:rFonts w:ascii="Times New Roman" w:hAnsi="Times New Roman" w:cs="Times New Roman"/>
              <w:color w:val="0000FF" w:themeColor="hyperlink"/>
              <w:sz w:val="24"/>
              <w:szCs w:val="24"/>
              <w:u w:val="single"/>
            </w:rPr>
          </w:rPrChange>
        </w:rPr>
        <w:t xml:space="preserve">, Y.-Y., Matheson, L. A. and Rees, L. P. (1994), Assembly Line Balancing Using Genetic Algorithms with Heuristic-Generated Initial Populations and Multiple Evaluation Criteria. Decision Sciences, 25: 581–605. </w:t>
      </w:r>
      <w:proofErr w:type="spellStart"/>
      <w:proofErr w:type="gramStart"/>
      <w:r w:rsidRPr="00D7335D">
        <w:rPr>
          <w:rFonts w:ascii="Times New Roman" w:hAnsi="Times New Roman" w:cs="Times New Roman"/>
          <w:sz w:val="24"/>
          <w:szCs w:val="24"/>
          <w:lang w:val="en-US"/>
          <w:rPrChange w:id="223" w:author="ceciliaccesar" w:date="2013-11-25T10:10:00Z">
            <w:rPr>
              <w:rFonts w:ascii="Times New Roman" w:hAnsi="Times New Roman" w:cs="Times New Roman"/>
              <w:color w:val="0000FF" w:themeColor="hyperlink"/>
              <w:sz w:val="24"/>
              <w:szCs w:val="24"/>
              <w:u w:val="single"/>
            </w:rPr>
          </w:rPrChange>
        </w:rPr>
        <w:t>doi</w:t>
      </w:r>
      <w:proofErr w:type="spellEnd"/>
      <w:proofErr w:type="gramEnd"/>
      <w:r w:rsidRPr="00D7335D">
        <w:rPr>
          <w:rFonts w:ascii="Times New Roman" w:hAnsi="Times New Roman" w:cs="Times New Roman"/>
          <w:sz w:val="24"/>
          <w:szCs w:val="24"/>
          <w:lang w:val="en-US"/>
          <w:rPrChange w:id="224" w:author="ceciliaccesar" w:date="2013-11-25T10:10:00Z">
            <w:rPr>
              <w:rFonts w:ascii="Times New Roman" w:hAnsi="Times New Roman" w:cs="Times New Roman"/>
              <w:color w:val="0000FF" w:themeColor="hyperlink"/>
              <w:sz w:val="24"/>
              <w:szCs w:val="24"/>
              <w:u w:val="single"/>
            </w:rPr>
          </w:rPrChange>
        </w:rPr>
        <w:t>: 10.1111/j.1540-5915.1994.tb00822.x</w:t>
      </w:r>
    </w:p>
    <w:p w:rsidR="008A55E2" w:rsidRPr="00761C64" w:rsidRDefault="00D7335D" w:rsidP="00F6451E">
      <w:pPr>
        <w:spacing w:line="360" w:lineRule="auto"/>
        <w:rPr>
          <w:rFonts w:ascii="Times New Roman" w:hAnsi="Times New Roman" w:cs="Times New Roman"/>
          <w:sz w:val="24"/>
          <w:szCs w:val="24"/>
          <w:lang w:val="en-US"/>
          <w:rPrChange w:id="225" w:author="ceciliaccesar" w:date="2013-11-25T10:10:00Z">
            <w:rPr>
              <w:rFonts w:ascii="Times New Roman" w:hAnsi="Times New Roman" w:cs="Times New Roman"/>
              <w:sz w:val="24"/>
              <w:szCs w:val="24"/>
            </w:rPr>
          </w:rPrChange>
        </w:rPr>
      </w:pPr>
      <w:proofErr w:type="spellStart"/>
      <w:r w:rsidRPr="00D7335D">
        <w:rPr>
          <w:rFonts w:ascii="Times New Roman" w:hAnsi="Times New Roman" w:cs="Times New Roman"/>
          <w:sz w:val="24"/>
          <w:szCs w:val="24"/>
          <w:lang w:val="en-US"/>
          <w:rPrChange w:id="226" w:author="ceciliaccesar" w:date="2013-11-25T10:10:00Z">
            <w:rPr>
              <w:rFonts w:ascii="Times New Roman" w:hAnsi="Times New Roman" w:cs="Times New Roman"/>
              <w:color w:val="0000FF" w:themeColor="hyperlink"/>
              <w:sz w:val="24"/>
              <w:szCs w:val="24"/>
              <w:u w:val="single"/>
            </w:rPr>
          </w:rPrChange>
        </w:rPr>
        <w:t>Bäck</w:t>
      </w:r>
      <w:proofErr w:type="spellEnd"/>
      <w:r w:rsidRPr="00D7335D">
        <w:rPr>
          <w:rFonts w:ascii="Times New Roman" w:hAnsi="Times New Roman" w:cs="Times New Roman"/>
          <w:sz w:val="24"/>
          <w:szCs w:val="24"/>
          <w:lang w:val="en-US"/>
          <w:rPrChange w:id="227" w:author="ceciliaccesar" w:date="2013-11-25T10:10:00Z">
            <w:rPr>
              <w:rFonts w:ascii="Times New Roman" w:hAnsi="Times New Roman" w:cs="Times New Roman"/>
              <w:color w:val="0000FF" w:themeColor="hyperlink"/>
              <w:sz w:val="24"/>
              <w:szCs w:val="24"/>
              <w:u w:val="single"/>
            </w:rPr>
          </w:rPrChange>
        </w:rPr>
        <w:t xml:space="preserve">, Thomas, Optimal Mutation Rates in Genetic </w:t>
      </w:r>
      <w:proofErr w:type="spellStart"/>
      <w:r w:rsidRPr="00D7335D">
        <w:rPr>
          <w:rFonts w:ascii="Times New Roman" w:hAnsi="Times New Roman" w:cs="Times New Roman"/>
          <w:sz w:val="24"/>
          <w:szCs w:val="24"/>
          <w:lang w:val="en-US"/>
          <w:rPrChange w:id="228" w:author="ceciliaccesar" w:date="2013-11-25T10:10:00Z">
            <w:rPr>
              <w:rFonts w:ascii="Times New Roman" w:hAnsi="Times New Roman" w:cs="Times New Roman"/>
              <w:color w:val="0000FF" w:themeColor="hyperlink"/>
              <w:sz w:val="24"/>
              <w:szCs w:val="24"/>
              <w:u w:val="single"/>
            </w:rPr>
          </w:rPrChange>
        </w:rPr>
        <w:t>Search</w:t>
      </w:r>
      <w:proofErr w:type="gramStart"/>
      <w:r w:rsidRPr="00D7335D">
        <w:rPr>
          <w:rFonts w:ascii="Times New Roman" w:hAnsi="Times New Roman" w:cs="Times New Roman"/>
          <w:sz w:val="24"/>
          <w:szCs w:val="24"/>
          <w:lang w:val="en-US"/>
          <w:rPrChange w:id="229" w:author="ceciliaccesar" w:date="2013-11-25T10:10:00Z">
            <w:rPr>
              <w:rFonts w:ascii="Times New Roman" w:hAnsi="Times New Roman" w:cs="Times New Roman"/>
              <w:color w:val="0000FF" w:themeColor="hyperlink"/>
              <w:sz w:val="24"/>
              <w:szCs w:val="24"/>
              <w:u w:val="single"/>
            </w:rPr>
          </w:rPrChange>
        </w:rPr>
        <w:t>,Department</w:t>
      </w:r>
      <w:proofErr w:type="spellEnd"/>
      <w:proofErr w:type="gramEnd"/>
      <w:r w:rsidRPr="00D7335D">
        <w:rPr>
          <w:rFonts w:ascii="Times New Roman" w:hAnsi="Times New Roman" w:cs="Times New Roman"/>
          <w:sz w:val="24"/>
          <w:szCs w:val="24"/>
          <w:lang w:val="en-US"/>
          <w:rPrChange w:id="230" w:author="ceciliaccesar" w:date="2013-11-25T10:10:00Z">
            <w:rPr>
              <w:rFonts w:ascii="Times New Roman" w:hAnsi="Times New Roman" w:cs="Times New Roman"/>
              <w:color w:val="0000FF" w:themeColor="hyperlink"/>
              <w:sz w:val="24"/>
              <w:szCs w:val="24"/>
              <w:u w:val="single"/>
            </w:rPr>
          </w:rPrChange>
        </w:rPr>
        <w:t xml:space="preserve"> of Computer </w:t>
      </w:r>
      <w:proofErr w:type="spellStart"/>
      <w:r w:rsidRPr="00D7335D">
        <w:rPr>
          <w:rFonts w:ascii="Times New Roman" w:hAnsi="Times New Roman" w:cs="Times New Roman"/>
          <w:sz w:val="24"/>
          <w:szCs w:val="24"/>
          <w:lang w:val="en-US"/>
          <w:rPrChange w:id="231" w:author="ceciliaccesar" w:date="2013-11-25T10:10:00Z">
            <w:rPr>
              <w:rFonts w:ascii="Times New Roman" w:hAnsi="Times New Roman" w:cs="Times New Roman"/>
              <w:color w:val="0000FF" w:themeColor="hyperlink"/>
              <w:sz w:val="24"/>
              <w:szCs w:val="24"/>
              <w:u w:val="single"/>
            </w:rPr>
          </w:rPrChange>
        </w:rPr>
        <w:t>Science.University</w:t>
      </w:r>
      <w:proofErr w:type="spellEnd"/>
      <w:r w:rsidRPr="00D7335D">
        <w:rPr>
          <w:rFonts w:ascii="Times New Roman" w:hAnsi="Times New Roman" w:cs="Times New Roman"/>
          <w:sz w:val="24"/>
          <w:szCs w:val="24"/>
          <w:lang w:val="en-US"/>
          <w:rPrChange w:id="232" w:author="ceciliaccesar" w:date="2013-11-25T10:10:00Z">
            <w:rPr>
              <w:rFonts w:ascii="Times New Roman" w:hAnsi="Times New Roman" w:cs="Times New Roman"/>
              <w:color w:val="0000FF" w:themeColor="hyperlink"/>
              <w:sz w:val="24"/>
              <w:szCs w:val="24"/>
              <w:u w:val="single"/>
            </w:rPr>
          </w:rPrChange>
        </w:rPr>
        <w:t xml:space="preserve"> of Dortmund.</w:t>
      </w:r>
    </w:p>
    <w:p w:rsidR="000D4597" w:rsidRPr="00761C64" w:rsidRDefault="00D7335D" w:rsidP="00F6451E">
      <w:pPr>
        <w:spacing w:line="360" w:lineRule="auto"/>
        <w:rPr>
          <w:rFonts w:ascii="Times New Roman" w:hAnsi="Times New Roman" w:cs="Times New Roman"/>
          <w:sz w:val="24"/>
          <w:szCs w:val="24"/>
          <w:lang w:val="en-US"/>
          <w:rPrChange w:id="233" w:author="ceciliaccesar" w:date="2013-11-25T10:10:00Z">
            <w:rPr>
              <w:rFonts w:ascii="Times New Roman" w:hAnsi="Times New Roman" w:cs="Times New Roman"/>
              <w:sz w:val="24"/>
              <w:szCs w:val="24"/>
            </w:rPr>
          </w:rPrChange>
        </w:rPr>
      </w:pPr>
      <w:proofErr w:type="spellStart"/>
      <w:r w:rsidRPr="00D7335D">
        <w:rPr>
          <w:rFonts w:ascii="Times New Roman" w:hAnsi="Times New Roman" w:cs="Times New Roman"/>
          <w:sz w:val="24"/>
          <w:szCs w:val="24"/>
          <w:lang w:val="en-US"/>
          <w:rPrChange w:id="234" w:author="ceciliaccesar" w:date="2013-11-25T10:10:00Z">
            <w:rPr>
              <w:rFonts w:ascii="Times New Roman" w:hAnsi="Times New Roman" w:cs="Times New Roman"/>
              <w:color w:val="0000FF" w:themeColor="hyperlink"/>
              <w:sz w:val="24"/>
              <w:szCs w:val="24"/>
              <w:u w:val="single"/>
            </w:rPr>
          </w:rPrChange>
        </w:rPr>
        <w:t>Junfang</w:t>
      </w:r>
      <w:proofErr w:type="spellEnd"/>
      <w:r w:rsidRPr="00D7335D">
        <w:rPr>
          <w:rFonts w:ascii="Times New Roman" w:hAnsi="Times New Roman" w:cs="Times New Roman"/>
          <w:sz w:val="24"/>
          <w:szCs w:val="24"/>
          <w:lang w:val="en-US"/>
          <w:rPrChange w:id="235" w:author="ceciliaccesar" w:date="2013-11-25T10:10:00Z">
            <w:rPr>
              <w:rFonts w:ascii="Times New Roman" w:hAnsi="Times New Roman" w:cs="Times New Roman"/>
              <w:color w:val="0000FF" w:themeColor="hyperlink"/>
              <w:sz w:val="24"/>
              <w:szCs w:val="24"/>
              <w:u w:val="single"/>
            </w:rPr>
          </w:rPrChange>
        </w:rPr>
        <w:t xml:space="preserve"> Wang; Bin </w:t>
      </w:r>
      <w:proofErr w:type="spellStart"/>
      <w:r w:rsidRPr="00D7335D">
        <w:rPr>
          <w:rFonts w:ascii="Times New Roman" w:hAnsi="Times New Roman" w:cs="Times New Roman"/>
          <w:sz w:val="24"/>
          <w:szCs w:val="24"/>
          <w:lang w:val="en-US"/>
          <w:rPrChange w:id="236" w:author="ceciliaccesar" w:date="2013-11-25T10:10:00Z">
            <w:rPr>
              <w:rFonts w:ascii="Times New Roman" w:hAnsi="Times New Roman" w:cs="Times New Roman"/>
              <w:color w:val="0000FF" w:themeColor="hyperlink"/>
              <w:sz w:val="24"/>
              <w:szCs w:val="24"/>
              <w:u w:val="single"/>
            </w:rPr>
          </w:rPrChange>
        </w:rPr>
        <w:t>Xie</w:t>
      </w:r>
      <w:proofErr w:type="spellEnd"/>
      <w:r w:rsidRPr="00D7335D">
        <w:rPr>
          <w:rFonts w:ascii="Times New Roman" w:hAnsi="Times New Roman" w:cs="Times New Roman"/>
          <w:sz w:val="24"/>
          <w:szCs w:val="24"/>
          <w:lang w:val="en-US"/>
          <w:rPrChange w:id="237" w:author="ceciliaccesar" w:date="2013-11-25T10:10:00Z">
            <w:rPr>
              <w:rFonts w:ascii="Times New Roman" w:hAnsi="Times New Roman" w:cs="Times New Roman"/>
              <w:color w:val="0000FF" w:themeColor="hyperlink"/>
              <w:sz w:val="24"/>
              <w:szCs w:val="24"/>
              <w:u w:val="single"/>
            </w:rPr>
          </w:rPrChange>
        </w:rPr>
        <w:t xml:space="preserve">; </w:t>
      </w:r>
      <w:proofErr w:type="spellStart"/>
      <w:r w:rsidRPr="00D7335D">
        <w:rPr>
          <w:rFonts w:ascii="Times New Roman" w:hAnsi="Times New Roman" w:cs="Times New Roman"/>
          <w:sz w:val="24"/>
          <w:szCs w:val="24"/>
          <w:lang w:val="en-US"/>
          <w:rPrChange w:id="238" w:author="ceciliaccesar" w:date="2013-11-25T10:10:00Z">
            <w:rPr>
              <w:rFonts w:ascii="Times New Roman" w:hAnsi="Times New Roman" w:cs="Times New Roman"/>
              <w:color w:val="0000FF" w:themeColor="hyperlink"/>
              <w:sz w:val="24"/>
              <w:szCs w:val="24"/>
              <w:u w:val="single"/>
            </w:rPr>
          </w:rPrChange>
        </w:rPr>
        <w:t>Kan</w:t>
      </w:r>
      <w:proofErr w:type="spellEnd"/>
      <w:r w:rsidRPr="00D7335D">
        <w:rPr>
          <w:rFonts w:ascii="Times New Roman" w:hAnsi="Times New Roman" w:cs="Times New Roman"/>
          <w:sz w:val="24"/>
          <w:szCs w:val="24"/>
          <w:lang w:val="en-US"/>
          <w:rPrChange w:id="239" w:author="ceciliaccesar" w:date="2013-11-25T10:10:00Z">
            <w:rPr>
              <w:rFonts w:ascii="Times New Roman" w:hAnsi="Times New Roman" w:cs="Times New Roman"/>
              <w:color w:val="0000FF" w:themeColor="hyperlink"/>
              <w:sz w:val="24"/>
              <w:szCs w:val="24"/>
              <w:u w:val="single"/>
            </w:rPr>
          </w:rPrChange>
        </w:rPr>
        <w:t xml:space="preserve"> </w:t>
      </w:r>
      <w:proofErr w:type="spellStart"/>
      <w:proofErr w:type="gramStart"/>
      <w:r w:rsidRPr="00D7335D">
        <w:rPr>
          <w:rFonts w:ascii="Times New Roman" w:hAnsi="Times New Roman" w:cs="Times New Roman"/>
          <w:sz w:val="24"/>
          <w:szCs w:val="24"/>
          <w:lang w:val="en-US"/>
          <w:rPrChange w:id="240" w:author="ceciliaccesar" w:date="2013-11-25T10:10:00Z">
            <w:rPr>
              <w:rFonts w:ascii="Times New Roman" w:hAnsi="Times New Roman" w:cs="Times New Roman"/>
              <w:color w:val="0000FF" w:themeColor="hyperlink"/>
              <w:sz w:val="24"/>
              <w:szCs w:val="24"/>
              <w:u w:val="single"/>
            </w:rPr>
          </w:rPrChange>
        </w:rPr>
        <w:t>Cai</w:t>
      </w:r>
      <w:proofErr w:type="spellEnd"/>
      <w:proofErr w:type="gramEnd"/>
      <w:r w:rsidRPr="00D7335D">
        <w:rPr>
          <w:rFonts w:ascii="Times New Roman" w:hAnsi="Times New Roman" w:cs="Times New Roman"/>
          <w:sz w:val="24"/>
          <w:szCs w:val="24"/>
          <w:lang w:val="en-US"/>
          <w:rPrChange w:id="241" w:author="ceciliaccesar" w:date="2013-11-25T10:10:00Z">
            <w:rPr>
              <w:rFonts w:ascii="Times New Roman" w:hAnsi="Times New Roman" w:cs="Times New Roman"/>
              <w:color w:val="0000FF" w:themeColor="hyperlink"/>
              <w:sz w:val="24"/>
              <w:szCs w:val="24"/>
              <w:u w:val="single"/>
            </w:rPr>
          </w:rPrChange>
        </w:rPr>
        <w:t>; Agrawal, D.P., "Efficient Mesh Router Placement in Wireless Mesh Networks," </w:t>
      </w:r>
      <w:r w:rsidRPr="00D7335D">
        <w:rPr>
          <w:rFonts w:ascii="Times New Roman" w:hAnsi="Times New Roman" w:cs="Times New Roman"/>
          <w:i/>
          <w:iCs/>
          <w:sz w:val="24"/>
          <w:szCs w:val="24"/>
          <w:lang w:val="en-US"/>
          <w:rPrChange w:id="242" w:author="ceciliaccesar" w:date="2013-11-25T10:10:00Z">
            <w:rPr>
              <w:rFonts w:ascii="Times New Roman" w:hAnsi="Times New Roman" w:cs="Times New Roman"/>
              <w:i/>
              <w:iCs/>
              <w:color w:val="0000FF" w:themeColor="hyperlink"/>
              <w:sz w:val="24"/>
              <w:szCs w:val="24"/>
              <w:u w:val="single"/>
            </w:rPr>
          </w:rPrChange>
        </w:rPr>
        <w:t xml:space="preserve">Mobile </w:t>
      </w:r>
      <w:proofErr w:type="spellStart"/>
      <w:r w:rsidRPr="00D7335D">
        <w:rPr>
          <w:rFonts w:ascii="Times New Roman" w:hAnsi="Times New Roman" w:cs="Times New Roman"/>
          <w:i/>
          <w:iCs/>
          <w:sz w:val="24"/>
          <w:szCs w:val="24"/>
          <w:lang w:val="en-US"/>
          <w:rPrChange w:id="243" w:author="ceciliaccesar" w:date="2013-11-25T10:10:00Z">
            <w:rPr>
              <w:rFonts w:ascii="Times New Roman" w:hAnsi="Times New Roman" w:cs="Times New Roman"/>
              <w:i/>
              <w:iCs/>
              <w:color w:val="0000FF" w:themeColor="hyperlink"/>
              <w:sz w:val="24"/>
              <w:szCs w:val="24"/>
              <w:u w:val="single"/>
            </w:rPr>
          </w:rPrChange>
        </w:rPr>
        <w:t>Adhoc</w:t>
      </w:r>
      <w:proofErr w:type="spellEnd"/>
      <w:r w:rsidRPr="00D7335D">
        <w:rPr>
          <w:rFonts w:ascii="Times New Roman" w:hAnsi="Times New Roman" w:cs="Times New Roman"/>
          <w:i/>
          <w:iCs/>
          <w:sz w:val="24"/>
          <w:szCs w:val="24"/>
          <w:lang w:val="en-US"/>
          <w:rPrChange w:id="244" w:author="ceciliaccesar" w:date="2013-11-25T10:10:00Z">
            <w:rPr>
              <w:rFonts w:ascii="Times New Roman" w:hAnsi="Times New Roman" w:cs="Times New Roman"/>
              <w:i/>
              <w:iCs/>
              <w:color w:val="0000FF" w:themeColor="hyperlink"/>
              <w:sz w:val="24"/>
              <w:szCs w:val="24"/>
              <w:u w:val="single"/>
            </w:rPr>
          </w:rPrChange>
        </w:rPr>
        <w:t xml:space="preserve"> and Sensor Systems, 2007. MASS 2007. IEEE </w:t>
      </w:r>
      <w:proofErr w:type="spellStart"/>
      <w:r w:rsidRPr="00D7335D">
        <w:rPr>
          <w:rFonts w:ascii="Times New Roman" w:hAnsi="Times New Roman" w:cs="Times New Roman"/>
          <w:i/>
          <w:iCs/>
          <w:sz w:val="24"/>
          <w:szCs w:val="24"/>
          <w:lang w:val="en-US"/>
          <w:rPrChange w:id="245" w:author="ceciliaccesar" w:date="2013-11-25T10:10:00Z">
            <w:rPr>
              <w:rFonts w:ascii="Times New Roman" w:hAnsi="Times New Roman" w:cs="Times New Roman"/>
              <w:i/>
              <w:iCs/>
              <w:color w:val="0000FF" w:themeColor="hyperlink"/>
              <w:sz w:val="24"/>
              <w:szCs w:val="24"/>
              <w:u w:val="single"/>
            </w:rPr>
          </w:rPrChange>
        </w:rPr>
        <w:t>Internatonal</w:t>
      </w:r>
      <w:proofErr w:type="spellEnd"/>
      <w:r w:rsidRPr="00D7335D">
        <w:rPr>
          <w:rFonts w:ascii="Times New Roman" w:hAnsi="Times New Roman" w:cs="Times New Roman"/>
          <w:i/>
          <w:iCs/>
          <w:sz w:val="24"/>
          <w:szCs w:val="24"/>
          <w:lang w:val="en-US"/>
          <w:rPrChange w:id="246" w:author="ceciliaccesar" w:date="2013-11-25T10:10:00Z">
            <w:rPr>
              <w:rFonts w:ascii="Times New Roman" w:hAnsi="Times New Roman" w:cs="Times New Roman"/>
              <w:i/>
              <w:iCs/>
              <w:color w:val="0000FF" w:themeColor="hyperlink"/>
              <w:sz w:val="24"/>
              <w:szCs w:val="24"/>
              <w:u w:val="single"/>
            </w:rPr>
          </w:rPrChange>
        </w:rPr>
        <w:t xml:space="preserve"> Conference </w:t>
      </w:r>
      <w:proofErr w:type="gramStart"/>
      <w:r w:rsidRPr="00D7335D">
        <w:rPr>
          <w:rFonts w:ascii="Times New Roman" w:hAnsi="Times New Roman" w:cs="Times New Roman"/>
          <w:i/>
          <w:iCs/>
          <w:sz w:val="24"/>
          <w:szCs w:val="24"/>
          <w:lang w:val="en-US"/>
          <w:rPrChange w:id="247" w:author="ceciliaccesar" w:date="2013-11-25T10:10:00Z">
            <w:rPr>
              <w:rFonts w:ascii="Times New Roman" w:hAnsi="Times New Roman" w:cs="Times New Roman"/>
              <w:i/>
              <w:iCs/>
              <w:color w:val="0000FF" w:themeColor="hyperlink"/>
              <w:sz w:val="24"/>
              <w:szCs w:val="24"/>
              <w:u w:val="single"/>
            </w:rPr>
          </w:rPrChange>
        </w:rPr>
        <w:t>on</w:t>
      </w:r>
      <w:r w:rsidRPr="00D7335D">
        <w:rPr>
          <w:rFonts w:ascii="Times New Roman" w:hAnsi="Times New Roman" w:cs="Times New Roman"/>
          <w:sz w:val="24"/>
          <w:szCs w:val="24"/>
          <w:lang w:val="en-US"/>
          <w:rPrChange w:id="248" w:author="ceciliaccesar" w:date="2013-11-25T10:10:00Z">
            <w:rPr>
              <w:rFonts w:ascii="Times New Roman" w:hAnsi="Times New Roman" w:cs="Times New Roman"/>
              <w:color w:val="0000FF" w:themeColor="hyperlink"/>
              <w:sz w:val="24"/>
              <w:szCs w:val="24"/>
              <w:u w:val="single"/>
            </w:rPr>
          </w:rPrChange>
        </w:rPr>
        <w:t> ,</w:t>
      </w:r>
      <w:proofErr w:type="gramEnd"/>
      <w:r w:rsidRPr="00D7335D">
        <w:rPr>
          <w:rFonts w:ascii="Times New Roman" w:hAnsi="Times New Roman" w:cs="Times New Roman"/>
          <w:sz w:val="24"/>
          <w:szCs w:val="24"/>
          <w:lang w:val="en-US"/>
          <w:rPrChange w:id="249" w:author="ceciliaccesar" w:date="2013-11-25T10:10:00Z">
            <w:rPr>
              <w:rFonts w:ascii="Times New Roman" w:hAnsi="Times New Roman" w:cs="Times New Roman"/>
              <w:color w:val="0000FF" w:themeColor="hyperlink"/>
              <w:sz w:val="24"/>
              <w:szCs w:val="24"/>
              <w:u w:val="single"/>
            </w:rPr>
          </w:rPrChange>
        </w:rPr>
        <w:t xml:space="preserve"> vol., no., pp.1,9, 8-11 Oct. 2007</w:t>
      </w:r>
      <w:r w:rsidRPr="00D7335D">
        <w:rPr>
          <w:rFonts w:ascii="Times New Roman" w:hAnsi="Times New Roman" w:cs="Times New Roman"/>
          <w:sz w:val="24"/>
          <w:szCs w:val="24"/>
          <w:lang w:val="en-US"/>
          <w:rPrChange w:id="250" w:author="ceciliaccesar" w:date="2013-11-25T10:10:00Z">
            <w:rPr>
              <w:rFonts w:ascii="Times New Roman" w:hAnsi="Times New Roman" w:cs="Times New Roman"/>
              <w:color w:val="0000FF" w:themeColor="hyperlink"/>
              <w:sz w:val="24"/>
              <w:szCs w:val="24"/>
              <w:u w:val="single"/>
            </w:rPr>
          </w:rPrChange>
        </w:rPr>
        <w:br/>
      </w:r>
      <w:proofErr w:type="spellStart"/>
      <w:r w:rsidRPr="00D7335D">
        <w:rPr>
          <w:rFonts w:ascii="Times New Roman" w:hAnsi="Times New Roman" w:cs="Times New Roman"/>
          <w:sz w:val="24"/>
          <w:szCs w:val="24"/>
          <w:lang w:val="en-US"/>
          <w:rPrChange w:id="251" w:author="ceciliaccesar" w:date="2013-11-25T10:10:00Z">
            <w:rPr>
              <w:rFonts w:ascii="Times New Roman" w:hAnsi="Times New Roman" w:cs="Times New Roman"/>
              <w:color w:val="0000FF" w:themeColor="hyperlink"/>
              <w:sz w:val="24"/>
              <w:szCs w:val="24"/>
              <w:u w:val="single"/>
            </w:rPr>
          </w:rPrChange>
        </w:rPr>
        <w:t>doi</w:t>
      </w:r>
      <w:proofErr w:type="spellEnd"/>
      <w:r w:rsidRPr="00D7335D">
        <w:rPr>
          <w:rFonts w:ascii="Times New Roman" w:hAnsi="Times New Roman" w:cs="Times New Roman"/>
          <w:sz w:val="24"/>
          <w:szCs w:val="24"/>
          <w:lang w:val="en-US"/>
          <w:rPrChange w:id="252" w:author="ceciliaccesar" w:date="2013-11-25T10:10:00Z">
            <w:rPr>
              <w:rFonts w:ascii="Times New Roman" w:hAnsi="Times New Roman" w:cs="Times New Roman"/>
              <w:color w:val="0000FF" w:themeColor="hyperlink"/>
              <w:sz w:val="24"/>
              <w:szCs w:val="24"/>
              <w:u w:val="single"/>
            </w:rPr>
          </w:rPrChange>
        </w:rPr>
        <w:t>: 10.1109/MOBHOC.2007.4428616</w:t>
      </w:r>
    </w:p>
    <w:p w:rsidR="00887760" w:rsidRPr="00887760" w:rsidRDefault="00887760" w:rsidP="00887760">
      <w:pPr>
        <w:pStyle w:val="tex"/>
      </w:pPr>
      <w:r w:rsidRPr="00887760">
        <w:t xml:space="preserve">E. </w:t>
      </w:r>
      <w:proofErr w:type="spellStart"/>
      <w:r w:rsidRPr="00887760">
        <w:t>Amaldi</w:t>
      </w:r>
      <w:proofErr w:type="spellEnd"/>
      <w:r w:rsidRPr="00887760">
        <w:t xml:space="preserve">, A. Capone, M. </w:t>
      </w:r>
      <w:proofErr w:type="spellStart"/>
      <w:r w:rsidRPr="00887760">
        <w:t>Cesana</w:t>
      </w:r>
      <w:proofErr w:type="spellEnd"/>
      <w:r w:rsidRPr="00887760">
        <w:t xml:space="preserve">, I. </w:t>
      </w:r>
      <w:proofErr w:type="spellStart"/>
      <w:r w:rsidRPr="00887760">
        <w:t>Filippini</w:t>
      </w:r>
      <w:proofErr w:type="spellEnd"/>
      <w:r w:rsidRPr="00887760">
        <w:t xml:space="preserve">, F. </w:t>
      </w:r>
    </w:p>
    <w:p w:rsidR="00887760" w:rsidRPr="00887760" w:rsidRDefault="00887760" w:rsidP="00887760">
      <w:pPr>
        <w:pStyle w:val="tex"/>
      </w:pPr>
      <w:proofErr w:type="spellStart"/>
      <w:r w:rsidRPr="00887760">
        <w:t>Malucelli</w:t>
      </w:r>
      <w:proofErr w:type="spellEnd"/>
      <w:r w:rsidRPr="00887760">
        <w:t xml:space="preserve">. </w:t>
      </w:r>
      <w:proofErr w:type="spellStart"/>
      <w:r w:rsidRPr="00887760">
        <w:t>Optimization</w:t>
      </w:r>
      <w:proofErr w:type="spellEnd"/>
      <w:r w:rsidRPr="00887760">
        <w:t xml:space="preserve"> </w:t>
      </w:r>
      <w:proofErr w:type="spellStart"/>
      <w:r w:rsidRPr="00887760">
        <w:t>models</w:t>
      </w:r>
      <w:proofErr w:type="spellEnd"/>
      <w:r w:rsidRPr="00887760">
        <w:t xml:space="preserve"> </w:t>
      </w:r>
      <w:proofErr w:type="spellStart"/>
      <w:r w:rsidRPr="00887760">
        <w:t>and</w:t>
      </w:r>
      <w:proofErr w:type="spellEnd"/>
      <w:r w:rsidRPr="00887760">
        <w:t xml:space="preserve"> </w:t>
      </w:r>
      <w:proofErr w:type="spellStart"/>
      <w:r w:rsidRPr="00887760">
        <w:t>methods</w:t>
      </w:r>
      <w:proofErr w:type="spellEnd"/>
      <w:r w:rsidRPr="00887760">
        <w:t xml:space="preserve"> for </w:t>
      </w:r>
      <w:proofErr w:type="spellStart"/>
      <w:r w:rsidRPr="00887760">
        <w:t>planning</w:t>
      </w:r>
      <w:proofErr w:type="spellEnd"/>
      <w:r w:rsidRPr="00887760">
        <w:t xml:space="preserve"> </w:t>
      </w:r>
    </w:p>
    <w:p w:rsidR="00887760" w:rsidRPr="00887760" w:rsidRDefault="00887760" w:rsidP="00887760">
      <w:pPr>
        <w:pStyle w:val="tex"/>
      </w:pPr>
      <w:proofErr w:type="gramStart"/>
      <w:r w:rsidRPr="00887760">
        <w:t>wireless</w:t>
      </w:r>
      <w:proofErr w:type="gramEnd"/>
      <w:r w:rsidRPr="00887760">
        <w:t xml:space="preserve"> </w:t>
      </w:r>
      <w:proofErr w:type="spellStart"/>
      <w:r w:rsidRPr="00887760">
        <w:t>mesh</w:t>
      </w:r>
      <w:proofErr w:type="spellEnd"/>
      <w:r w:rsidRPr="00887760">
        <w:t xml:space="preserve"> networks. Computer Networks 52 (2008) </w:t>
      </w:r>
    </w:p>
    <w:p w:rsidR="00887760" w:rsidRPr="00887760" w:rsidRDefault="00887760" w:rsidP="00887760">
      <w:pPr>
        <w:pStyle w:val="tex"/>
      </w:pPr>
      <w:r w:rsidRPr="00887760">
        <w:t xml:space="preserve">2159-2171. </w:t>
      </w:r>
    </w:p>
    <w:p w:rsidR="00887760" w:rsidRPr="00887760" w:rsidRDefault="00887760" w:rsidP="00887760">
      <w:pPr>
        <w:pStyle w:val="tex"/>
      </w:pPr>
      <w:r w:rsidRPr="00887760">
        <w:t xml:space="preserve"> </w:t>
      </w:r>
      <w:proofErr w:type="spellStart"/>
      <w:r w:rsidRPr="00887760">
        <w:t>M.R</w:t>
      </w:r>
      <w:proofErr w:type="spellEnd"/>
      <w:r w:rsidRPr="00887760">
        <w:t xml:space="preserve">. </w:t>
      </w:r>
      <w:proofErr w:type="spellStart"/>
      <w:r w:rsidRPr="00887760">
        <w:t>Garey</w:t>
      </w:r>
      <w:proofErr w:type="spellEnd"/>
      <w:r w:rsidRPr="00887760">
        <w:t xml:space="preserve"> </w:t>
      </w:r>
      <w:proofErr w:type="spellStart"/>
      <w:r w:rsidRPr="00887760">
        <w:t>and</w:t>
      </w:r>
      <w:proofErr w:type="spellEnd"/>
      <w:r w:rsidRPr="00887760">
        <w:t xml:space="preserve"> </w:t>
      </w:r>
      <w:proofErr w:type="spellStart"/>
      <w:r w:rsidRPr="00887760">
        <w:t>D.S</w:t>
      </w:r>
      <w:proofErr w:type="spellEnd"/>
      <w:r w:rsidRPr="00887760">
        <w:t xml:space="preserve">. </w:t>
      </w:r>
      <w:proofErr w:type="spellStart"/>
      <w:r w:rsidRPr="00887760">
        <w:t>Johnson.Computers</w:t>
      </w:r>
      <w:proofErr w:type="spellEnd"/>
      <w:r w:rsidRPr="00887760">
        <w:t xml:space="preserve"> </w:t>
      </w:r>
      <w:proofErr w:type="spellStart"/>
      <w:r w:rsidRPr="00887760">
        <w:t>and</w:t>
      </w:r>
      <w:proofErr w:type="spellEnd"/>
      <w:r w:rsidRPr="00887760">
        <w:t xml:space="preserve"> </w:t>
      </w:r>
    </w:p>
    <w:p w:rsidR="00887760" w:rsidRPr="00887760" w:rsidRDefault="00887760" w:rsidP="00887760">
      <w:pPr>
        <w:pStyle w:val="tex"/>
      </w:pPr>
      <w:proofErr w:type="spellStart"/>
      <w:r w:rsidRPr="00887760">
        <w:t>Intractability</w:t>
      </w:r>
      <w:proofErr w:type="spellEnd"/>
      <w:r w:rsidRPr="00887760">
        <w:t xml:space="preserve"> –A </w:t>
      </w:r>
      <w:proofErr w:type="spellStart"/>
      <w:r w:rsidRPr="00887760">
        <w:t>Guide</w:t>
      </w:r>
      <w:proofErr w:type="spellEnd"/>
      <w:r w:rsidRPr="00887760">
        <w:t xml:space="preserve"> </w:t>
      </w:r>
      <w:proofErr w:type="spellStart"/>
      <w:r w:rsidRPr="00887760">
        <w:t>to</w:t>
      </w:r>
      <w:proofErr w:type="spellEnd"/>
      <w:r w:rsidRPr="00887760">
        <w:t xml:space="preserve"> </w:t>
      </w:r>
      <w:proofErr w:type="spellStart"/>
      <w:r w:rsidRPr="00887760">
        <w:t>the</w:t>
      </w:r>
      <w:proofErr w:type="spellEnd"/>
      <w:r w:rsidRPr="00887760">
        <w:t xml:space="preserve"> </w:t>
      </w:r>
      <w:proofErr w:type="spellStart"/>
      <w:r w:rsidRPr="00887760">
        <w:t>Theory</w:t>
      </w:r>
      <w:proofErr w:type="spellEnd"/>
      <w:r w:rsidRPr="00887760">
        <w:t xml:space="preserve"> </w:t>
      </w:r>
      <w:proofErr w:type="spellStart"/>
      <w:r w:rsidRPr="00887760">
        <w:t>of</w:t>
      </w:r>
      <w:proofErr w:type="spellEnd"/>
      <w:r w:rsidRPr="00887760">
        <w:t xml:space="preserve"> NP-</w:t>
      </w:r>
      <w:proofErr w:type="spellStart"/>
      <w:r w:rsidRPr="00887760">
        <w:t>Completeness</w:t>
      </w:r>
      <w:proofErr w:type="spellEnd"/>
      <w:r w:rsidRPr="00887760">
        <w:t xml:space="preserve">. </w:t>
      </w:r>
    </w:p>
    <w:p w:rsidR="00887760" w:rsidRPr="00887760" w:rsidRDefault="00887760" w:rsidP="00887760">
      <w:pPr>
        <w:pStyle w:val="tex"/>
      </w:pPr>
      <w:r w:rsidRPr="00887760">
        <w:lastRenderedPageBreak/>
        <w:t xml:space="preserve">Freeman, San Francisco, (1979). </w:t>
      </w:r>
    </w:p>
    <w:p w:rsidR="00887760" w:rsidRPr="00887760" w:rsidRDefault="00887760" w:rsidP="00887760">
      <w:pPr>
        <w:pStyle w:val="tex"/>
      </w:pPr>
      <w:r w:rsidRPr="00887760">
        <w:t xml:space="preserve">A. </w:t>
      </w:r>
      <w:proofErr w:type="spellStart"/>
      <w:r w:rsidRPr="00887760">
        <w:t>Lim</w:t>
      </w:r>
      <w:proofErr w:type="spellEnd"/>
      <w:r w:rsidRPr="00887760">
        <w:t xml:space="preserve">, B. Rodrigues, F. Wang </w:t>
      </w:r>
      <w:proofErr w:type="spellStart"/>
      <w:r w:rsidRPr="00887760">
        <w:t>and</w:t>
      </w:r>
      <w:proofErr w:type="spellEnd"/>
      <w:r w:rsidRPr="00887760">
        <w:t xml:space="preserve"> </w:t>
      </w:r>
      <w:proofErr w:type="spellStart"/>
      <w:r w:rsidRPr="00887760">
        <w:t>Zh</w:t>
      </w:r>
      <w:proofErr w:type="spellEnd"/>
      <w:r w:rsidRPr="00887760">
        <w:t xml:space="preserve">. </w:t>
      </w:r>
      <w:proofErr w:type="spellStart"/>
      <w:r w:rsidRPr="00887760">
        <w:t>Xua</w:t>
      </w:r>
      <w:proofErr w:type="spellEnd"/>
      <w:r w:rsidRPr="00887760">
        <w:t xml:space="preserve">. </w:t>
      </w:r>
    </w:p>
    <w:p w:rsidR="00887760" w:rsidRPr="00887760" w:rsidRDefault="00887760" w:rsidP="00887760">
      <w:pPr>
        <w:pStyle w:val="tex"/>
      </w:pPr>
      <w:proofErr w:type="gramStart"/>
      <w:r w:rsidRPr="00887760">
        <w:t>k</w:t>
      </w:r>
      <w:proofErr w:type="gramEnd"/>
      <w:r w:rsidRPr="00887760">
        <w:t xml:space="preserve">− </w:t>
      </w:r>
      <w:proofErr w:type="spellStart"/>
      <w:r w:rsidRPr="00887760">
        <w:t>enter</w:t>
      </w:r>
      <w:proofErr w:type="spellEnd"/>
      <w:r w:rsidRPr="00887760">
        <w:t xml:space="preserve"> </w:t>
      </w:r>
      <w:proofErr w:type="spellStart"/>
      <w:r w:rsidRPr="00887760">
        <w:t>problems</w:t>
      </w:r>
      <w:proofErr w:type="spellEnd"/>
      <w:r w:rsidRPr="00887760">
        <w:t xml:space="preserve"> </w:t>
      </w:r>
      <w:proofErr w:type="spellStart"/>
      <w:r w:rsidRPr="00887760">
        <w:t>with</w:t>
      </w:r>
      <w:proofErr w:type="spellEnd"/>
      <w:r w:rsidRPr="00887760">
        <w:t xml:space="preserve"> </w:t>
      </w:r>
      <w:proofErr w:type="spellStart"/>
      <w:r w:rsidRPr="00887760">
        <w:t>minimum</w:t>
      </w:r>
      <w:proofErr w:type="spellEnd"/>
      <w:r w:rsidRPr="00887760">
        <w:t xml:space="preserve"> </w:t>
      </w:r>
      <w:proofErr w:type="spellStart"/>
      <w:r w:rsidRPr="00887760">
        <w:t>coverage</w:t>
      </w:r>
      <w:proofErr w:type="spellEnd"/>
      <w:r w:rsidRPr="00887760">
        <w:t xml:space="preserve">. </w:t>
      </w:r>
      <w:proofErr w:type="spellStart"/>
      <w:r w:rsidRPr="00887760">
        <w:t>Theoretical</w:t>
      </w:r>
      <w:proofErr w:type="spellEnd"/>
      <w:r w:rsidRPr="00887760">
        <w:t xml:space="preserve"> </w:t>
      </w:r>
    </w:p>
    <w:p w:rsidR="008A55E2" w:rsidRPr="00761C64" w:rsidRDefault="00887760" w:rsidP="00887760">
      <w:pPr>
        <w:pStyle w:val="tex"/>
        <w:rPr>
          <w:lang w:val="en-US"/>
          <w:rPrChange w:id="253" w:author="ceciliaccesar" w:date="2013-11-25T10:10:00Z">
            <w:rPr/>
          </w:rPrChange>
        </w:rPr>
      </w:pPr>
      <w:r w:rsidRPr="00887760">
        <w:t xml:space="preserve">Computer Science 332 (2005) 1-17. </w:t>
      </w:r>
      <w:ins w:id="254" w:author="Gabriel Secco" w:date="2013-11-25T22:05:00Z">
        <w:r w:rsidRPr="00887760">
          <w:cr/>
        </w:r>
      </w:ins>
    </w:p>
    <w:p w:rsidR="006876B1" w:rsidRPr="00761C64" w:rsidRDefault="006876B1" w:rsidP="008420B9">
      <w:pPr>
        <w:rPr>
          <w:rFonts w:ascii="Times New Roman" w:hAnsi="Times New Roman" w:cs="Times New Roman"/>
          <w:sz w:val="24"/>
          <w:szCs w:val="24"/>
          <w:lang w:val="en-US"/>
          <w:rPrChange w:id="255" w:author="ceciliaccesar" w:date="2013-11-25T10:10:00Z">
            <w:rPr>
              <w:rFonts w:ascii="Times New Roman" w:hAnsi="Times New Roman" w:cs="Times New Roman"/>
              <w:sz w:val="24"/>
              <w:szCs w:val="24"/>
            </w:rPr>
          </w:rPrChange>
        </w:rPr>
      </w:pPr>
    </w:p>
    <w:p w:rsidR="0000507E" w:rsidRPr="00761C64" w:rsidRDefault="0000507E" w:rsidP="008420B9">
      <w:pPr>
        <w:rPr>
          <w:rFonts w:ascii="Times New Roman" w:hAnsi="Times New Roman" w:cs="Times New Roman"/>
          <w:sz w:val="24"/>
          <w:szCs w:val="24"/>
          <w:lang w:val="en-US"/>
          <w:rPrChange w:id="256" w:author="ceciliaccesar" w:date="2013-11-25T10:10:00Z">
            <w:rPr>
              <w:rFonts w:ascii="Times New Roman" w:hAnsi="Times New Roman" w:cs="Times New Roman"/>
              <w:sz w:val="24"/>
              <w:szCs w:val="24"/>
            </w:rPr>
          </w:rPrChange>
        </w:rPr>
      </w:pPr>
    </w:p>
    <w:p w:rsidR="0000507E" w:rsidRPr="00761C64" w:rsidRDefault="0000507E" w:rsidP="008420B9">
      <w:pPr>
        <w:rPr>
          <w:rFonts w:ascii="Times New Roman" w:hAnsi="Times New Roman" w:cs="Times New Roman"/>
          <w:sz w:val="24"/>
          <w:szCs w:val="24"/>
          <w:lang w:val="en-US"/>
          <w:rPrChange w:id="257" w:author="ceciliaccesar" w:date="2013-11-25T10:10:00Z">
            <w:rPr>
              <w:rFonts w:ascii="Times New Roman" w:hAnsi="Times New Roman" w:cs="Times New Roman"/>
              <w:sz w:val="24"/>
              <w:szCs w:val="24"/>
            </w:rPr>
          </w:rPrChange>
        </w:rPr>
      </w:pPr>
    </w:p>
    <w:p w:rsidR="0000507E" w:rsidRPr="00761C64" w:rsidRDefault="0000507E" w:rsidP="008420B9">
      <w:pPr>
        <w:rPr>
          <w:rFonts w:ascii="Times New Roman" w:hAnsi="Times New Roman" w:cs="Times New Roman"/>
          <w:sz w:val="24"/>
          <w:szCs w:val="24"/>
          <w:lang w:val="en-US"/>
          <w:rPrChange w:id="258" w:author="ceciliaccesar" w:date="2013-11-25T10:10:00Z">
            <w:rPr>
              <w:rFonts w:ascii="Times New Roman" w:hAnsi="Times New Roman" w:cs="Times New Roman"/>
              <w:sz w:val="24"/>
              <w:szCs w:val="24"/>
            </w:rPr>
          </w:rPrChange>
        </w:rPr>
      </w:pPr>
    </w:p>
    <w:p w:rsidR="0000507E" w:rsidRPr="00761C64" w:rsidRDefault="0000507E" w:rsidP="008420B9">
      <w:pPr>
        <w:rPr>
          <w:rFonts w:ascii="Times New Roman" w:hAnsi="Times New Roman" w:cs="Times New Roman"/>
          <w:sz w:val="24"/>
          <w:szCs w:val="24"/>
          <w:lang w:val="en-US"/>
          <w:rPrChange w:id="259" w:author="ceciliaccesar" w:date="2013-11-25T10:10:00Z">
            <w:rPr>
              <w:rFonts w:ascii="Times New Roman" w:hAnsi="Times New Roman" w:cs="Times New Roman"/>
              <w:sz w:val="24"/>
              <w:szCs w:val="24"/>
            </w:rPr>
          </w:rPrChange>
        </w:rPr>
      </w:pPr>
    </w:p>
    <w:p w:rsidR="0000507E" w:rsidRPr="00761C64" w:rsidRDefault="0000507E" w:rsidP="008420B9">
      <w:pPr>
        <w:rPr>
          <w:rFonts w:ascii="Times New Roman" w:hAnsi="Times New Roman" w:cs="Times New Roman"/>
          <w:sz w:val="24"/>
          <w:szCs w:val="24"/>
          <w:lang w:val="en-US"/>
          <w:rPrChange w:id="260" w:author="ceciliaccesar" w:date="2013-11-25T10:10:00Z">
            <w:rPr>
              <w:rFonts w:ascii="Times New Roman" w:hAnsi="Times New Roman" w:cs="Times New Roman"/>
              <w:sz w:val="24"/>
              <w:szCs w:val="24"/>
            </w:rPr>
          </w:rPrChange>
        </w:rPr>
      </w:pPr>
    </w:p>
    <w:p w:rsidR="0000507E" w:rsidRPr="00761C64" w:rsidRDefault="0000507E" w:rsidP="008420B9">
      <w:pPr>
        <w:rPr>
          <w:rFonts w:ascii="Times New Roman" w:hAnsi="Times New Roman" w:cs="Times New Roman"/>
          <w:sz w:val="24"/>
          <w:szCs w:val="24"/>
          <w:lang w:val="en-US"/>
          <w:rPrChange w:id="261" w:author="ceciliaccesar" w:date="2013-11-25T10:10:00Z">
            <w:rPr>
              <w:rFonts w:ascii="Times New Roman" w:hAnsi="Times New Roman" w:cs="Times New Roman"/>
              <w:sz w:val="24"/>
              <w:szCs w:val="24"/>
            </w:rPr>
          </w:rPrChange>
        </w:rPr>
      </w:pPr>
    </w:p>
    <w:p w:rsidR="006876B1" w:rsidRPr="00761C64" w:rsidRDefault="006876B1" w:rsidP="008420B9">
      <w:pPr>
        <w:rPr>
          <w:rFonts w:ascii="Times New Roman" w:hAnsi="Times New Roman" w:cs="Times New Roman"/>
          <w:sz w:val="24"/>
          <w:szCs w:val="24"/>
          <w:lang w:val="en-US"/>
          <w:rPrChange w:id="262" w:author="ceciliaccesar" w:date="2013-11-25T10:10:00Z">
            <w:rPr>
              <w:rFonts w:ascii="Times New Roman" w:hAnsi="Times New Roman" w:cs="Times New Roman"/>
              <w:sz w:val="24"/>
              <w:szCs w:val="24"/>
            </w:rPr>
          </w:rPrChange>
        </w:rPr>
      </w:pPr>
    </w:p>
    <w:p w:rsidR="00F24B5F" w:rsidRPr="00761C64" w:rsidRDefault="00F24B5F" w:rsidP="008420B9">
      <w:pPr>
        <w:rPr>
          <w:rFonts w:ascii="Times New Roman" w:hAnsi="Times New Roman" w:cs="Times New Roman"/>
          <w:sz w:val="24"/>
          <w:szCs w:val="24"/>
          <w:lang w:val="en-US"/>
          <w:rPrChange w:id="263" w:author="ceciliaccesar" w:date="2013-11-25T10:10:00Z">
            <w:rPr>
              <w:rFonts w:ascii="Times New Roman" w:hAnsi="Times New Roman" w:cs="Times New Roman"/>
              <w:sz w:val="24"/>
              <w:szCs w:val="24"/>
            </w:rPr>
          </w:rPrChange>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E0393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761C64" w:rsidRDefault="00F252EF" w:rsidP="00F252EF">
            <w:pPr>
              <w:spacing w:after="0" w:line="240" w:lineRule="auto"/>
              <w:contextualSpacing/>
              <w:mirrorIndents/>
              <w:jc w:val="center"/>
              <w:rPr>
                <w:rFonts w:ascii="Times New Roman" w:hAnsi="Times New Roman" w:cs="Times New Roman"/>
                <w:sz w:val="24"/>
                <w:lang w:val="en-US"/>
                <w:rPrChange w:id="264" w:author="ceciliaccesar" w:date="2013-11-25T10:10:00Z">
                  <w:rPr>
                    <w:rFonts w:ascii="Times New Roman" w:hAnsi="Times New Roman" w:cs="Times New Roman"/>
                    <w:sz w:val="24"/>
                  </w:rPr>
                </w:rPrChange>
              </w:rPr>
            </w:pPr>
          </w:p>
          <w:p w:rsidR="00F252EF" w:rsidRPr="00E0393A" w:rsidRDefault="00F252EF" w:rsidP="00F252EF">
            <w:pPr>
              <w:spacing w:after="0" w:line="240" w:lineRule="auto"/>
              <w:contextualSpacing/>
              <w:mirrorIndents/>
              <w:jc w:val="center"/>
              <w:rPr>
                <w:rFonts w:ascii="Times New Roman" w:hAnsi="Times New Roman" w:cs="Times New Roman"/>
                <w:sz w:val="24"/>
              </w:rPr>
            </w:pPr>
            <w:r w:rsidRPr="00E0393A">
              <w:rPr>
                <w:rFonts w:ascii="Times New Roman" w:hAnsi="Times New Roman" w:cs="Times New Roman"/>
                <w:sz w:val="24"/>
              </w:rPr>
              <w:t>FOLHA DE REGISTRO DO DOCUMENTO</w:t>
            </w:r>
          </w:p>
          <w:p w:rsidR="00F252EF" w:rsidRPr="00E0393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E0393A" w:rsidTr="00F252EF">
        <w:tc>
          <w:tcPr>
            <w:tcW w:w="2544" w:type="dxa"/>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1.</w:t>
            </w:r>
            <w:r w:rsidRPr="00E0393A">
              <w:rPr>
                <w:rFonts w:ascii="Times New Roman" w:hAnsi="Times New Roman" w:cs="Times New Roman"/>
                <w:sz w:val="20"/>
                <w:szCs w:val="20"/>
              </w:rPr>
              <w:t xml:space="preserve"> </w:t>
            </w:r>
            <w:r w:rsidRPr="00E0393A">
              <w:rPr>
                <w:rFonts w:ascii="Times New Roman" w:hAnsi="Times New Roman" w:cs="Times New Roman"/>
                <w:sz w:val="16"/>
              </w:rPr>
              <w:t>CLASSIFICAÇÃO/TIPO</w:t>
            </w:r>
          </w:p>
          <w:p w:rsidR="00F252EF" w:rsidRPr="00E0393A" w:rsidRDefault="00F252EF" w:rsidP="00F252EF">
            <w:pPr>
              <w:pStyle w:val="Classif"/>
              <w:contextualSpacing/>
              <w:mirrorIndents/>
            </w:pPr>
            <w:r w:rsidRPr="00E0393A">
              <w:t>TC</w:t>
            </w:r>
          </w:p>
        </w:tc>
        <w:tc>
          <w:tcPr>
            <w:tcW w:w="1986"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2.</w:t>
            </w:r>
            <w:r w:rsidRPr="00E0393A">
              <w:rPr>
                <w:rFonts w:ascii="Times New Roman" w:hAnsi="Times New Roman" w:cs="Times New Roman"/>
                <w:sz w:val="20"/>
                <w:szCs w:val="20"/>
              </w:rPr>
              <w:t xml:space="preserve"> </w:t>
            </w:r>
            <w:r w:rsidRPr="00E0393A">
              <w:rPr>
                <w:rFonts w:ascii="Times New Roman" w:hAnsi="Times New Roman" w:cs="Times New Roman"/>
                <w:sz w:val="16"/>
              </w:rPr>
              <w:t>DATA</w:t>
            </w:r>
          </w:p>
          <w:p w:rsidR="00F252EF" w:rsidRPr="00E0393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3.</w:t>
            </w:r>
            <w:r w:rsidRPr="00E0393A">
              <w:rPr>
                <w:rFonts w:ascii="Times New Roman" w:hAnsi="Times New Roman" w:cs="Times New Roman"/>
                <w:sz w:val="20"/>
                <w:szCs w:val="20"/>
              </w:rPr>
              <w:t xml:space="preserve"> </w:t>
            </w:r>
            <w:r w:rsidRPr="00E0393A">
              <w:rPr>
                <w:rFonts w:ascii="Times New Roman" w:hAnsi="Times New Roman" w:cs="Times New Roman"/>
                <w:sz w:val="16"/>
              </w:rPr>
              <w:t>REGISTRO N°</w:t>
            </w:r>
          </w:p>
          <w:p w:rsidR="00F252EF" w:rsidRPr="00E0393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4.</w:t>
            </w:r>
            <w:r w:rsidRPr="00E0393A">
              <w:rPr>
                <w:rFonts w:ascii="Times New Roman" w:hAnsi="Times New Roman" w:cs="Times New Roman"/>
                <w:sz w:val="20"/>
                <w:szCs w:val="20"/>
              </w:rPr>
              <w:t xml:space="preserve"> </w:t>
            </w:r>
            <w:r w:rsidRPr="00E0393A">
              <w:rPr>
                <w:rFonts w:ascii="Times New Roman" w:hAnsi="Times New Roman" w:cs="Times New Roman"/>
                <w:sz w:val="16"/>
              </w:rPr>
              <w:t>N° DE PÁGINAS</w:t>
            </w:r>
          </w:p>
          <w:p w:rsidR="00F252EF" w:rsidRPr="00E0393A" w:rsidRDefault="00A01728" w:rsidP="00F252EF">
            <w:pPr>
              <w:pStyle w:val="Paginacao"/>
              <w:contextualSpacing/>
              <w:mirrorIndents/>
              <w:rPr>
                <w:noProof w:val="0"/>
              </w:rPr>
            </w:pPr>
            <w:r w:rsidRPr="00E0393A">
              <w:rPr>
                <w:noProof w:val="0"/>
              </w:rPr>
              <w:t>XX</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5.</w:t>
            </w:r>
            <w:r w:rsidRPr="00E0393A">
              <w:rPr>
                <w:rFonts w:ascii="Times New Roman" w:hAnsi="Times New Roman" w:cs="Times New Roman"/>
                <w:sz w:val="20"/>
                <w:szCs w:val="20"/>
              </w:rPr>
              <w:t xml:space="preserve"> </w:t>
            </w:r>
            <w:r w:rsidRPr="00E0393A">
              <w:rPr>
                <w:rFonts w:ascii="Times New Roman" w:hAnsi="Times New Roman" w:cs="Times New Roman"/>
                <w:sz w:val="16"/>
              </w:rPr>
              <w:t>TÍTULO E SUBTÍTULO:</w:t>
            </w:r>
          </w:p>
          <w:p w:rsidR="00F252EF" w:rsidRPr="00E0393A" w:rsidRDefault="00FD706F" w:rsidP="00F252EF">
            <w:pPr>
              <w:pStyle w:val="TtuloTrab"/>
              <w:contextualSpacing/>
              <w:mirrorIndents/>
            </w:pPr>
            <w:r w:rsidRPr="00E0393A">
              <w:rPr>
                <w:highlight w:val="yellow"/>
              </w:rPr>
              <w:t>Estudo Sobre o D</w:t>
            </w:r>
            <w:r w:rsidR="00A01728" w:rsidRPr="00E0393A">
              <w:rPr>
                <w:highlight w:val="yellow"/>
              </w:rPr>
              <w:t xml:space="preserve">esenvolvimento de </w:t>
            </w:r>
            <w:r w:rsidRPr="00E0393A">
              <w:rPr>
                <w:highlight w:val="yellow"/>
              </w:rPr>
              <w:t>Trabalhos Acadêmicos em Cima da Hora</w:t>
            </w:r>
          </w:p>
          <w:p w:rsidR="00F252EF" w:rsidRPr="00E0393A" w:rsidRDefault="00F252EF" w:rsidP="00F252EF">
            <w:pPr>
              <w:pStyle w:val="TtuloTrab"/>
              <w:contextualSpacing/>
              <w:mirrorIndents/>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6.</w:t>
            </w:r>
            <w:r w:rsidRPr="00E0393A">
              <w:rPr>
                <w:rFonts w:ascii="Times New Roman" w:hAnsi="Times New Roman" w:cs="Times New Roman"/>
                <w:sz w:val="20"/>
                <w:szCs w:val="20"/>
              </w:rPr>
              <w:t xml:space="preserve"> </w:t>
            </w:r>
            <w:r w:rsidRPr="00E0393A">
              <w:rPr>
                <w:rFonts w:ascii="Times New Roman" w:hAnsi="Times New Roman" w:cs="Times New Roman"/>
                <w:sz w:val="16"/>
              </w:rPr>
              <w:t>AUTOR(ES):</w:t>
            </w:r>
          </w:p>
          <w:p w:rsidR="00A01728" w:rsidRPr="00E0393A" w:rsidRDefault="00A01728" w:rsidP="00F252EF">
            <w:pPr>
              <w:spacing w:after="0" w:line="240" w:lineRule="auto"/>
              <w:contextualSpacing/>
              <w:mirrorIndents/>
              <w:rPr>
                <w:rFonts w:ascii="Times New Roman" w:hAnsi="Times New Roman" w:cs="Times New Roman"/>
                <w:sz w:val="16"/>
              </w:rPr>
            </w:pPr>
          </w:p>
          <w:p w:rsidR="00F252EF" w:rsidRPr="00E0393A" w:rsidRDefault="00F24B5F" w:rsidP="00F24B5F">
            <w:pPr>
              <w:pStyle w:val="Autor"/>
              <w:contextualSpacing/>
              <w:mirrorIndents/>
            </w:pPr>
            <w:r w:rsidRPr="00E0393A">
              <w:rPr>
                <w:highlight w:val="yellow"/>
              </w:rPr>
              <w:t>Fulano de Tal</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E0393A">
              <w:rPr>
                <w:rFonts w:ascii="Times New Roman" w:hAnsi="Times New Roman" w:cs="Times New Roman"/>
                <w:sz w:val="16"/>
              </w:rPr>
              <w:t>INSTITUIÇÃ</w:t>
            </w:r>
            <w:r w:rsidR="00F252EF" w:rsidRPr="00E0393A">
              <w:rPr>
                <w:rFonts w:ascii="Times New Roman" w:hAnsi="Times New Roman" w:cs="Times New Roman"/>
                <w:sz w:val="16"/>
              </w:rPr>
              <w:t>O(ÕES)/ÓRGÃO(S) INTERNO(S)/DIVISÃO(ÕES):</w:t>
            </w:r>
          </w:p>
          <w:p w:rsidR="00F252EF" w:rsidRPr="00E0393A" w:rsidRDefault="00F252EF" w:rsidP="00F252EF">
            <w:pPr>
              <w:pStyle w:val="Instituicao"/>
              <w:contextualSpacing/>
              <w:mirrorIndents/>
            </w:pPr>
          </w:p>
          <w:p w:rsidR="00F252EF" w:rsidRPr="00E0393A" w:rsidRDefault="00F252EF" w:rsidP="008E2A21">
            <w:pPr>
              <w:spacing w:after="0" w:line="240" w:lineRule="auto"/>
              <w:contextualSpacing/>
              <w:mirrorIndents/>
              <w:rPr>
                <w:rFonts w:ascii="Times New Roman" w:hAnsi="Times New Roman" w:cs="Times New Roman"/>
                <w:sz w:val="20"/>
                <w:szCs w:val="20"/>
              </w:rPr>
            </w:pPr>
            <w:r w:rsidRPr="00E0393A">
              <w:rPr>
                <w:rFonts w:ascii="Times New Roman" w:hAnsi="Times New Roman" w:cs="Times New Roman"/>
                <w:sz w:val="20"/>
                <w:szCs w:val="20"/>
              </w:rPr>
              <w:t>Instituto Tecnológico de Aeronáutica</w:t>
            </w:r>
            <w:r w:rsidR="008E2A21"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 ITA</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8.</w:t>
            </w:r>
            <w:r w:rsidRPr="00E0393A">
              <w:rPr>
                <w:rFonts w:ascii="Times New Roman" w:hAnsi="Times New Roman" w:cs="Times New Roman"/>
              </w:rPr>
              <w:t xml:space="preserve"> </w:t>
            </w:r>
            <w:r w:rsidRPr="00E0393A">
              <w:rPr>
                <w:rFonts w:ascii="Times New Roman" w:hAnsi="Times New Roman" w:cs="Times New Roman"/>
                <w:sz w:val="16"/>
              </w:rPr>
              <w:t>PALAVRAS-CHAVE SUGERIDAS PELO AUTOR:</w:t>
            </w:r>
          </w:p>
          <w:p w:rsidR="00F252EF" w:rsidRPr="00E0393A" w:rsidRDefault="00F252EF" w:rsidP="00F252EF">
            <w:pPr>
              <w:pStyle w:val="Palchasug"/>
              <w:contextualSpacing/>
              <w:mirrorIndents/>
              <w:rPr>
                <w:noProof w:val="0"/>
              </w:rPr>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16"/>
              </w:rPr>
              <w:t>9.PALAVRAS-CHAVE RESULTANTES DE INDEXAÇÃO:</w:t>
            </w:r>
          </w:p>
          <w:p w:rsidR="00F252EF" w:rsidRPr="00E0393A" w:rsidRDefault="00F252EF" w:rsidP="00F252EF">
            <w:pPr>
              <w:pStyle w:val="Indexaca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b/>
              </w:rPr>
            </w:pPr>
            <w:r w:rsidRPr="00E0393A">
              <w:rPr>
                <w:rFonts w:ascii="Times New Roman" w:hAnsi="Times New Roman" w:cs="Times New Roman"/>
                <w:vertAlign w:val="superscript"/>
              </w:rPr>
              <w:t>10.</w:t>
            </w:r>
            <w:r w:rsidRPr="00E0393A">
              <w:rPr>
                <w:rFonts w:ascii="Times New Roman" w:hAnsi="Times New Roman" w:cs="Times New Roman"/>
              </w:rPr>
              <w:t xml:space="preserve"> </w:t>
            </w:r>
            <w:r w:rsidRPr="00E0393A">
              <w:rPr>
                <w:rFonts w:ascii="Times New Roman" w:hAnsi="Times New Roman" w:cs="Times New Roman"/>
                <w:sz w:val="16"/>
              </w:rPr>
              <w:t>APRESENTAÇÃO:</w:t>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b/>
              </w:rPr>
              <w:tab/>
            </w:r>
            <w:r w:rsidRPr="00E0393A">
              <w:rPr>
                <w:rFonts w:ascii="Times New Roman" w:hAnsi="Times New Roman" w:cs="Times New Roman"/>
                <w:b/>
                <w:sz w:val="20"/>
                <w:szCs w:val="20"/>
              </w:rPr>
              <w:t>X Nacional</w:t>
            </w:r>
            <w:r w:rsidRPr="00E0393A">
              <w:rPr>
                <w:rFonts w:ascii="Times New Roman" w:hAnsi="Times New Roman" w:cs="Times New Roman"/>
                <w:b/>
                <w:sz w:val="20"/>
                <w:szCs w:val="20"/>
              </w:rPr>
              <w:tab/>
              <w:t xml:space="preserve"> Internacional</w:t>
            </w:r>
          </w:p>
          <w:p w:rsidR="00F252EF" w:rsidRPr="00E0393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E0393A">
              <w:rPr>
                <w:rFonts w:ascii="Times New Roman" w:hAnsi="Times New Roman" w:cs="Times New Roman"/>
                <w:sz w:val="20"/>
                <w:szCs w:val="20"/>
              </w:rPr>
              <w:t>ITA, São José dos Campos. Curso de Graduação em Engenharia</w:t>
            </w:r>
            <w:r w:rsidR="00A01728" w:rsidRPr="00E0393A">
              <w:rPr>
                <w:rFonts w:ascii="Times New Roman" w:hAnsi="Times New Roman" w:cs="Times New Roman"/>
                <w:sz w:val="20"/>
                <w:szCs w:val="20"/>
              </w:rPr>
              <w:t xml:space="preserve"> de Computação</w:t>
            </w:r>
            <w:r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Orientador</w:t>
            </w:r>
            <w:r w:rsidRPr="00E0393A">
              <w:rPr>
                <w:rFonts w:ascii="Times New Roman" w:hAnsi="Times New Roman" w:cs="Times New Roman"/>
                <w:sz w:val="20"/>
                <w:szCs w:val="20"/>
              </w:rPr>
              <w:t>:</w:t>
            </w:r>
            <w:r w:rsidR="00A01728" w:rsidRPr="00E0393A">
              <w:rPr>
                <w:rFonts w:ascii="Times New Roman" w:hAnsi="Times New Roman" w:cs="Times New Roman"/>
                <w:sz w:val="20"/>
                <w:szCs w:val="20"/>
              </w:rPr>
              <w:t xml:space="preserve"> </w:t>
            </w:r>
            <w:r w:rsidR="00FD706F" w:rsidRPr="00E0393A">
              <w:rPr>
                <w:rFonts w:ascii="Times New Roman" w:hAnsi="Times New Roman" w:cs="Times New Roman"/>
                <w:sz w:val="20"/>
                <w:szCs w:val="20"/>
                <w:highlight w:val="yellow"/>
              </w:rPr>
              <w:t>Chuck Norris</w:t>
            </w:r>
            <w:r w:rsidR="00A01728" w:rsidRPr="00E0393A">
              <w:rPr>
                <w:rFonts w:ascii="Times New Roman" w:hAnsi="Times New Roman" w:cs="Times New Roman"/>
                <w:sz w:val="20"/>
                <w:szCs w:val="20"/>
              </w:rPr>
              <w:t>.  Publicado em 2010</w:t>
            </w:r>
            <w:r w:rsidRPr="00E0393A">
              <w:rPr>
                <w:rFonts w:ascii="Times New Roman" w:hAnsi="Times New Roman" w:cs="Times New Roman"/>
                <w:sz w:val="20"/>
                <w:szCs w:val="20"/>
              </w:rPr>
              <w:t xml:space="preserve">.  </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11.</w:t>
            </w:r>
            <w:r w:rsidRPr="00E0393A">
              <w:rPr>
                <w:rFonts w:ascii="Times New Roman" w:hAnsi="Times New Roman" w:cs="Times New Roman"/>
              </w:rPr>
              <w:t xml:space="preserve"> </w:t>
            </w:r>
            <w:r w:rsidRPr="00E0393A">
              <w:rPr>
                <w:rFonts w:ascii="Times New Roman" w:hAnsi="Times New Roman" w:cs="Times New Roman"/>
                <w:sz w:val="16"/>
              </w:rPr>
              <w:t>RESUMO:</w:t>
            </w: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lastRenderedPageBreak/>
              <w:t>12.</w:t>
            </w:r>
            <w:r w:rsidRPr="00E0393A">
              <w:rPr>
                <w:rFonts w:ascii="Times New Roman" w:hAnsi="Times New Roman" w:cs="Times New Roman"/>
              </w:rPr>
              <w:t xml:space="preserve"> </w:t>
            </w:r>
            <w:r w:rsidRPr="00E0393A">
              <w:rPr>
                <w:rFonts w:ascii="Times New Roman" w:hAnsi="Times New Roman" w:cs="Times New Roman"/>
                <w:sz w:val="16"/>
              </w:rPr>
              <w:t>GRAU DE SIGILO:</w:t>
            </w:r>
          </w:p>
          <w:p w:rsidR="00F252EF" w:rsidRPr="00E0393A" w:rsidRDefault="00F252EF" w:rsidP="00F252EF">
            <w:pPr>
              <w:spacing w:after="0" w:line="240" w:lineRule="auto"/>
              <w:contextualSpacing/>
              <w:mirrorIndents/>
              <w:rPr>
                <w:rFonts w:ascii="Times New Roman" w:hAnsi="Times New Roman" w:cs="Times New Roman"/>
                <w:b/>
              </w:rPr>
            </w:pPr>
          </w:p>
          <w:p w:rsidR="00F252EF" w:rsidRPr="00E0393A" w:rsidRDefault="00F252EF" w:rsidP="00F252EF">
            <w:pPr>
              <w:spacing w:after="0" w:line="240" w:lineRule="auto"/>
              <w:contextualSpacing/>
              <w:mirrorIndents/>
              <w:rPr>
                <w:rFonts w:ascii="Times New Roman" w:hAnsi="Times New Roman" w:cs="Times New Roman"/>
                <w:b/>
                <w:sz w:val="18"/>
              </w:rPr>
            </w:pPr>
            <w:r w:rsidRPr="00E0393A">
              <w:rPr>
                <w:rFonts w:ascii="Times New Roman" w:hAnsi="Times New Roman" w:cs="Times New Roman"/>
                <w:b/>
                <w:sz w:val="18"/>
              </w:rPr>
              <w:t>(</w:t>
            </w:r>
            <w:proofErr w:type="gramStart"/>
            <w:r w:rsidRPr="00E0393A">
              <w:rPr>
                <w:rFonts w:ascii="Times New Roman" w:hAnsi="Times New Roman" w:cs="Times New Roman"/>
                <w:b/>
                <w:sz w:val="18"/>
              </w:rPr>
              <w:t>X )</w:t>
            </w:r>
            <w:proofErr w:type="gramEnd"/>
            <w:r w:rsidRPr="00E0393A">
              <w:rPr>
                <w:rFonts w:ascii="Times New Roman" w:hAnsi="Times New Roman" w:cs="Times New Roman"/>
                <w:b/>
                <w:sz w:val="18"/>
              </w:rPr>
              <w:t xml:space="preserve">  OSTENSIVO</w:t>
            </w:r>
            <w:r w:rsidRPr="00E0393A">
              <w:rPr>
                <w:rFonts w:ascii="Times New Roman" w:hAnsi="Times New Roman" w:cs="Times New Roman"/>
                <w:b/>
                <w:sz w:val="18"/>
              </w:rPr>
              <w:tab/>
              <w:t>(  )  RESERVADO</w:t>
            </w:r>
            <w:r w:rsidRPr="00E0393A">
              <w:rPr>
                <w:rFonts w:ascii="Times New Roman" w:hAnsi="Times New Roman" w:cs="Times New Roman"/>
                <w:b/>
                <w:sz w:val="18"/>
              </w:rPr>
              <w:tab/>
            </w:r>
            <w:r w:rsidRPr="00E0393A">
              <w:rPr>
                <w:rFonts w:ascii="Times New Roman" w:hAnsi="Times New Roman" w:cs="Times New Roman"/>
                <w:b/>
                <w:sz w:val="18"/>
              </w:rPr>
              <w:tab/>
              <w:t>(  )  CONFIDENCIAL</w:t>
            </w:r>
            <w:r w:rsidRPr="00E0393A">
              <w:rPr>
                <w:rFonts w:ascii="Times New Roman" w:hAnsi="Times New Roman" w:cs="Times New Roman"/>
                <w:b/>
                <w:sz w:val="18"/>
              </w:rPr>
              <w:tab/>
              <w:t>(  )  SECRETO</w:t>
            </w:r>
          </w:p>
          <w:p w:rsidR="00F252EF" w:rsidRPr="00E0393A" w:rsidRDefault="00F252EF" w:rsidP="00F252EF">
            <w:pPr>
              <w:spacing w:after="0" w:line="240" w:lineRule="auto"/>
              <w:contextualSpacing/>
              <w:mirrorIndents/>
              <w:rPr>
                <w:rFonts w:ascii="Times New Roman" w:hAnsi="Times New Roman" w:cs="Times New Roman"/>
                <w:b/>
                <w:caps/>
                <w:sz w:val="24"/>
              </w:rPr>
            </w:pPr>
          </w:p>
        </w:tc>
      </w:tr>
    </w:tbl>
    <w:p w:rsidR="00F252EF" w:rsidRPr="00E0393A" w:rsidRDefault="00F252EF" w:rsidP="00FD706F">
      <w:pPr>
        <w:spacing w:after="0" w:line="240" w:lineRule="auto"/>
        <w:rPr>
          <w:rFonts w:ascii="Times New Roman" w:hAnsi="Times New Roman" w:cs="Times New Roman"/>
        </w:rPr>
      </w:pPr>
    </w:p>
    <w:p w:rsidR="00713435" w:rsidRPr="00E0393A" w:rsidRDefault="00713435">
      <w:pPr>
        <w:spacing w:after="0" w:line="240" w:lineRule="auto"/>
        <w:rPr>
          <w:rFonts w:ascii="Times New Roman" w:hAnsi="Times New Roman" w:cs="Times New Roman"/>
        </w:rPr>
      </w:pPr>
    </w:p>
    <w:sectPr w:rsidR="00713435" w:rsidRPr="00E0393A" w:rsidSect="00CF34E7">
      <w:headerReference w:type="default" r:id="rId73"/>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EC0" w:rsidRDefault="00785EC0" w:rsidP="00B76D11">
      <w:pPr>
        <w:spacing w:after="0" w:line="240" w:lineRule="auto"/>
      </w:pPr>
      <w:r>
        <w:separator/>
      </w:r>
    </w:p>
  </w:endnote>
  <w:endnote w:type="continuationSeparator" w:id="0">
    <w:p w:rsidR="00785EC0" w:rsidRDefault="00785EC0"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EC0" w:rsidRDefault="00785EC0" w:rsidP="00B76D11">
      <w:pPr>
        <w:spacing w:after="0" w:line="240" w:lineRule="auto"/>
      </w:pPr>
      <w:r>
        <w:separator/>
      </w:r>
    </w:p>
  </w:footnote>
  <w:footnote w:type="continuationSeparator" w:id="0">
    <w:p w:rsidR="00785EC0" w:rsidRDefault="00785EC0"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4904" w:rsidRDefault="00294904">
    <w:pPr>
      <w:pStyle w:val="Header"/>
      <w:jc w:val="right"/>
    </w:pPr>
  </w:p>
  <w:p w:rsidR="00294904" w:rsidRDefault="002949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294904" w:rsidRDefault="00294904">
        <w:pPr>
          <w:pStyle w:val="Header"/>
          <w:jc w:val="right"/>
        </w:pPr>
        <w:r>
          <w:fldChar w:fldCharType="begin"/>
        </w:r>
        <w:r>
          <w:instrText xml:space="preserve"> PAGE   \* MERGEFORMAT </w:instrText>
        </w:r>
        <w:r>
          <w:fldChar w:fldCharType="separate"/>
        </w:r>
        <w:r w:rsidR="00D1197D">
          <w:rPr>
            <w:noProof/>
          </w:rPr>
          <w:t>18</w:t>
        </w:r>
        <w:r>
          <w:rPr>
            <w:noProof/>
          </w:rPr>
          <w:fldChar w:fldCharType="end"/>
        </w:r>
      </w:p>
    </w:sdtContent>
  </w:sdt>
  <w:p w:rsidR="00294904" w:rsidRDefault="002949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CFC442C"/>
    <w:multiLevelType w:val="hybridMultilevel"/>
    <w:tmpl w:val="3170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10"/>
  </w:num>
  <w:num w:numId="6">
    <w:abstractNumId w:val="8"/>
  </w:num>
  <w:num w:numId="7">
    <w:abstractNumId w:val="4"/>
  </w:num>
  <w:num w:numId="8">
    <w:abstractNumId w:val="3"/>
  </w:num>
  <w:num w:numId="9">
    <w:abstractNumId w:val="6"/>
  </w:num>
  <w:num w:numId="10">
    <w:abstractNumId w:val="7"/>
  </w:num>
  <w:num w:numId="1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briel Secco">
    <w15:presenceInfo w15:providerId="Windows Live" w15:userId="9b3048b6be9fcc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12C"/>
    <w:rsid w:val="00002ACF"/>
    <w:rsid w:val="0000507E"/>
    <w:rsid w:val="00005F39"/>
    <w:rsid w:val="00020757"/>
    <w:rsid w:val="000220F4"/>
    <w:rsid w:val="00022C69"/>
    <w:rsid w:val="00030862"/>
    <w:rsid w:val="00034549"/>
    <w:rsid w:val="00035CD6"/>
    <w:rsid w:val="00037947"/>
    <w:rsid w:val="00040D1E"/>
    <w:rsid w:val="00043098"/>
    <w:rsid w:val="000444DF"/>
    <w:rsid w:val="00051298"/>
    <w:rsid w:val="000532F4"/>
    <w:rsid w:val="000539C9"/>
    <w:rsid w:val="00055C0F"/>
    <w:rsid w:val="00056D4F"/>
    <w:rsid w:val="00060F52"/>
    <w:rsid w:val="00082364"/>
    <w:rsid w:val="00085979"/>
    <w:rsid w:val="00086DE1"/>
    <w:rsid w:val="00097977"/>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4597"/>
    <w:rsid w:val="000D54AC"/>
    <w:rsid w:val="000D60ED"/>
    <w:rsid w:val="000E0DD0"/>
    <w:rsid w:val="000E528A"/>
    <w:rsid w:val="000E593F"/>
    <w:rsid w:val="000E6DE1"/>
    <w:rsid w:val="000E6F38"/>
    <w:rsid w:val="000E739F"/>
    <w:rsid w:val="000F5FF1"/>
    <w:rsid w:val="001038E9"/>
    <w:rsid w:val="00110EE1"/>
    <w:rsid w:val="001129D2"/>
    <w:rsid w:val="00112B6F"/>
    <w:rsid w:val="001246DC"/>
    <w:rsid w:val="001269B6"/>
    <w:rsid w:val="001359DB"/>
    <w:rsid w:val="00136130"/>
    <w:rsid w:val="00145189"/>
    <w:rsid w:val="00152B7C"/>
    <w:rsid w:val="001541B7"/>
    <w:rsid w:val="0016180D"/>
    <w:rsid w:val="00161C45"/>
    <w:rsid w:val="00163F1E"/>
    <w:rsid w:val="00164476"/>
    <w:rsid w:val="00164536"/>
    <w:rsid w:val="00164A09"/>
    <w:rsid w:val="0016577E"/>
    <w:rsid w:val="00166452"/>
    <w:rsid w:val="00173C4F"/>
    <w:rsid w:val="00174BC7"/>
    <w:rsid w:val="00175A78"/>
    <w:rsid w:val="0018658B"/>
    <w:rsid w:val="0018694F"/>
    <w:rsid w:val="00192676"/>
    <w:rsid w:val="00194BB3"/>
    <w:rsid w:val="001962EA"/>
    <w:rsid w:val="001A2F7B"/>
    <w:rsid w:val="001A5109"/>
    <w:rsid w:val="001A5A89"/>
    <w:rsid w:val="001A6A85"/>
    <w:rsid w:val="001A743B"/>
    <w:rsid w:val="001B064D"/>
    <w:rsid w:val="001B2394"/>
    <w:rsid w:val="001B71C0"/>
    <w:rsid w:val="001D1E5C"/>
    <w:rsid w:val="001D746B"/>
    <w:rsid w:val="001E0D82"/>
    <w:rsid w:val="001E1907"/>
    <w:rsid w:val="001E3F01"/>
    <w:rsid w:val="001F0E16"/>
    <w:rsid w:val="001F74DA"/>
    <w:rsid w:val="00201E47"/>
    <w:rsid w:val="00203070"/>
    <w:rsid w:val="00203E1A"/>
    <w:rsid w:val="00210566"/>
    <w:rsid w:val="00212456"/>
    <w:rsid w:val="00212F21"/>
    <w:rsid w:val="00213309"/>
    <w:rsid w:val="0021400B"/>
    <w:rsid w:val="00216F79"/>
    <w:rsid w:val="00221ABA"/>
    <w:rsid w:val="002229EA"/>
    <w:rsid w:val="002258A2"/>
    <w:rsid w:val="0023054E"/>
    <w:rsid w:val="00233443"/>
    <w:rsid w:val="00236C5E"/>
    <w:rsid w:val="002437D6"/>
    <w:rsid w:val="0024410C"/>
    <w:rsid w:val="00255928"/>
    <w:rsid w:val="00257365"/>
    <w:rsid w:val="0026156A"/>
    <w:rsid w:val="002727AB"/>
    <w:rsid w:val="0027629B"/>
    <w:rsid w:val="00282C6D"/>
    <w:rsid w:val="0028327E"/>
    <w:rsid w:val="00284253"/>
    <w:rsid w:val="00290A61"/>
    <w:rsid w:val="00293406"/>
    <w:rsid w:val="00293FFA"/>
    <w:rsid w:val="00294904"/>
    <w:rsid w:val="002961A5"/>
    <w:rsid w:val="002977E4"/>
    <w:rsid w:val="002A26EA"/>
    <w:rsid w:val="002A5560"/>
    <w:rsid w:val="002B2963"/>
    <w:rsid w:val="002B6986"/>
    <w:rsid w:val="002C1648"/>
    <w:rsid w:val="002C20A6"/>
    <w:rsid w:val="002C7DCF"/>
    <w:rsid w:val="002D0587"/>
    <w:rsid w:val="002D20AC"/>
    <w:rsid w:val="002E0176"/>
    <w:rsid w:val="002E0CEF"/>
    <w:rsid w:val="002E67E1"/>
    <w:rsid w:val="002E6A89"/>
    <w:rsid w:val="00304419"/>
    <w:rsid w:val="00304905"/>
    <w:rsid w:val="00314AEC"/>
    <w:rsid w:val="00314DA9"/>
    <w:rsid w:val="00315017"/>
    <w:rsid w:val="0031507B"/>
    <w:rsid w:val="003178C5"/>
    <w:rsid w:val="003201A2"/>
    <w:rsid w:val="00323E53"/>
    <w:rsid w:val="0032464A"/>
    <w:rsid w:val="003259E6"/>
    <w:rsid w:val="00326E67"/>
    <w:rsid w:val="003270EA"/>
    <w:rsid w:val="003335DC"/>
    <w:rsid w:val="00334FE0"/>
    <w:rsid w:val="00336BA9"/>
    <w:rsid w:val="00341A5C"/>
    <w:rsid w:val="00341B9F"/>
    <w:rsid w:val="003422CC"/>
    <w:rsid w:val="00343D89"/>
    <w:rsid w:val="003477CC"/>
    <w:rsid w:val="00352FFD"/>
    <w:rsid w:val="00361B82"/>
    <w:rsid w:val="003659D3"/>
    <w:rsid w:val="00367BE0"/>
    <w:rsid w:val="003709A5"/>
    <w:rsid w:val="003748CB"/>
    <w:rsid w:val="00380D7B"/>
    <w:rsid w:val="00384720"/>
    <w:rsid w:val="00386864"/>
    <w:rsid w:val="00387B42"/>
    <w:rsid w:val="003927DE"/>
    <w:rsid w:val="0039302C"/>
    <w:rsid w:val="003A21AC"/>
    <w:rsid w:val="003A7245"/>
    <w:rsid w:val="003B1A03"/>
    <w:rsid w:val="003B6E06"/>
    <w:rsid w:val="003B730E"/>
    <w:rsid w:val="003C045B"/>
    <w:rsid w:val="003C6B27"/>
    <w:rsid w:val="003D4A32"/>
    <w:rsid w:val="003D73A7"/>
    <w:rsid w:val="003E17DA"/>
    <w:rsid w:val="003E675F"/>
    <w:rsid w:val="003E6AB0"/>
    <w:rsid w:val="003F01ED"/>
    <w:rsid w:val="003F2728"/>
    <w:rsid w:val="004031F9"/>
    <w:rsid w:val="00404DC3"/>
    <w:rsid w:val="00407E06"/>
    <w:rsid w:val="00414347"/>
    <w:rsid w:val="00414D2E"/>
    <w:rsid w:val="00414F35"/>
    <w:rsid w:val="004273B9"/>
    <w:rsid w:val="00431D06"/>
    <w:rsid w:val="00431EE5"/>
    <w:rsid w:val="004360E1"/>
    <w:rsid w:val="00436ABF"/>
    <w:rsid w:val="00446A09"/>
    <w:rsid w:val="004557DB"/>
    <w:rsid w:val="004705AE"/>
    <w:rsid w:val="0047102B"/>
    <w:rsid w:val="00471738"/>
    <w:rsid w:val="00472617"/>
    <w:rsid w:val="0047299F"/>
    <w:rsid w:val="004748EC"/>
    <w:rsid w:val="00474AC7"/>
    <w:rsid w:val="00477AB8"/>
    <w:rsid w:val="00482A00"/>
    <w:rsid w:val="004917D5"/>
    <w:rsid w:val="00494EF2"/>
    <w:rsid w:val="004952B4"/>
    <w:rsid w:val="004A1F15"/>
    <w:rsid w:val="004A2728"/>
    <w:rsid w:val="004B6474"/>
    <w:rsid w:val="004C076F"/>
    <w:rsid w:val="004C3828"/>
    <w:rsid w:val="004C3A81"/>
    <w:rsid w:val="004C5E7F"/>
    <w:rsid w:val="004D12B4"/>
    <w:rsid w:val="004D3637"/>
    <w:rsid w:val="004D6995"/>
    <w:rsid w:val="004D6FFD"/>
    <w:rsid w:val="004D7E81"/>
    <w:rsid w:val="004E0C22"/>
    <w:rsid w:val="004E5C9F"/>
    <w:rsid w:val="004E7E46"/>
    <w:rsid w:val="004F188F"/>
    <w:rsid w:val="00507336"/>
    <w:rsid w:val="00512C4D"/>
    <w:rsid w:val="00512F78"/>
    <w:rsid w:val="00515AF5"/>
    <w:rsid w:val="00524CA2"/>
    <w:rsid w:val="00530629"/>
    <w:rsid w:val="005314CE"/>
    <w:rsid w:val="005331AC"/>
    <w:rsid w:val="00535218"/>
    <w:rsid w:val="00542815"/>
    <w:rsid w:val="00544CC3"/>
    <w:rsid w:val="00545E15"/>
    <w:rsid w:val="00562E07"/>
    <w:rsid w:val="0056378A"/>
    <w:rsid w:val="00563F0C"/>
    <w:rsid w:val="00571BA4"/>
    <w:rsid w:val="00575DAC"/>
    <w:rsid w:val="005767FA"/>
    <w:rsid w:val="00580C3C"/>
    <w:rsid w:val="00582360"/>
    <w:rsid w:val="005828E0"/>
    <w:rsid w:val="00582D80"/>
    <w:rsid w:val="00584E1B"/>
    <w:rsid w:val="00584E4C"/>
    <w:rsid w:val="005865CC"/>
    <w:rsid w:val="0059072C"/>
    <w:rsid w:val="00590E10"/>
    <w:rsid w:val="00594C13"/>
    <w:rsid w:val="005A0A3E"/>
    <w:rsid w:val="005A29C7"/>
    <w:rsid w:val="005A360F"/>
    <w:rsid w:val="005A4C72"/>
    <w:rsid w:val="005A6B87"/>
    <w:rsid w:val="005A7B97"/>
    <w:rsid w:val="005B2AB5"/>
    <w:rsid w:val="005B3932"/>
    <w:rsid w:val="005B39F9"/>
    <w:rsid w:val="005B5108"/>
    <w:rsid w:val="005B5CBE"/>
    <w:rsid w:val="005C480E"/>
    <w:rsid w:val="005D2B8E"/>
    <w:rsid w:val="005E24D2"/>
    <w:rsid w:val="005E51C8"/>
    <w:rsid w:val="005E6634"/>
    <w:rsid w:val="005F0347"/>
    <w:rsid w:val="005F10D3"/>
    <w:rsid w:val="005F10FB"/>
    <w:rsid w:val="005F11F0"/>
    <w:rsid w:val="005F3CA8"/>
    <w:rsid w:val="005F4E87"/>
    <w:rsid w:val="005F6166"/>
    <w:rsid w:val="005F663A"/>
    <w:rsid w:val="00600D9D"/>
    <w:rsid w:val="00603288"/>
    <w:rsid w:val="00604BBD"/>
    <w:rsid w:val="00607166"/>
    <w:rsid w:val="00611901"/>
    <w:rsid w:val="00612DD0"/>
    <w:rsid w:val="0061319C"/>
    <w:rsid w:val="00613DF9"/>
    <w:rsid w:val="0062003C"/>
    <w:rsid w:val="006231E2"/>
    <w:rsid w:val="0063545A"/>
    <w:rsid w:val="00641E17"/>
    <w:rsid w:val="00644276"/>
    <w:rsid w:val="00647AF9"/>
    <w:rsid w:val="00670831"/>
    <w:rsid w:val="00671410"/>
    <w:rsid w:val="00673570"/>
    <w:rsid w:val="0067595F"/>
    <w:rsid w:val="00676A33"/>
    <w:rsid w:val="00677884"/>
    <w:rsid w:val="006807A5"/>
    <w:rsid w:val="00681AC8"/>
    <w:rsid w:val="00682194"/>
    <w:rsid w:val="006827BD"/>
    <w:rsid w:val="00684F05"/>
    <w:rsid w:val="006850AD"/>
    <w:rsid w:val="00685163"/>
    <w:rsid w:val="006876B1"/>
    <w:rsid w:val="00690442"/>
    <w:rsid w:val="0069339C"/>
    <w:rsid w:val="006A13A5"/>
    <w:rsid w:val="006A1FBB"/>
    <w:rsid w:val="006B4D40"/>
    <w:rsid w:val="006B5A5A"/>
    <w:rsid w:val="006B66B7"/>
    <w:rsid w:val="006C02A3"/>
    <w:rsid w:val="006C110D"/>
    <w:rsid w:val="006C168B"/>
    <w:rsid w:val="006C67A8"/>
    <w:rsid w:val="006D1FDA"/>
    <w:rsid w:val="006D4010"/>
    <w:rsid w:val="006F0990"/>
    <w:rsid w:val="006F25DE"/>
    <w:rsid w:val="0070604C"/>
    <w:rsid w:val="00713435"/>
    <w:rsid w:val="007169E0"/>
    <w:rsid w:val="00733E34"/>
    <w:rsid w:val="00736BB4"/>
    <w:rsid w:val="0073739E"/>
    <w:rsid w:val="00743536"/>
    <w:rsid w:val="007441A4"/>
    <w:rsid w:val="00744B6C"/>
    <w:rsid w:val="00745875"/>
    <w:rsid w:val="00745A46"/>
    <w:rsid w:val="007509EE"/>
    <w:rsid w:val="00755983"/>
    <w:rsid w:val="00757394"/>
    <w:rsid w:val="00760FCC"/>
    <w:rsid w:val="007616D0"/>
    <w:rsid w:val="00761C64"/>
    <w:rsid w:val="007669EE"/>
    <w:rsid w:val="00771A70"/>
    <w:rsid w:val="00777747"/>
    <w:rsid w:val="00777AA0"/>
    <w:rsid w:val="007809EC"/>
    <w:rsid w:val="00781F3B"/>
    <w:rsid w:val="00785EC0"/>
    <w:rsid w:val="00786B97"/>
    <w:rsid w:val="00787013"/>
    <w:rsid w:val="0078797D"/>
    <w:rsid w:val="00792531"/>
    <w:rsid w:val="007930F3"/>
    <w:rsid w:val="00795C09"/>
    <w:rsid w:val="007A0DF7"/>
    <w:rsid w:val="007A1F30"/>
    <w:rsid w:val="007A2831"/>
    <w:rsid w:val="007A34B3"/>
    <w:rsid w:val="007A5FA0"/>
    <w:rsid w:val="007A6ADE"/>
    <w:rsid w:val="007A7F94"/>
    <w:rsid w:val="007B1004"/>
    <w:rsid w:val="007B1D02"/>
    <w:rsid w:val="007B4E9D"/>
    <w:rsid w:val="007C09B2"/>
    <w:rsid w:val="007C0D72"/>
    <w:rsid w:val="007C43D5"/>
    <w:rsid w:val="007D5E85"/>
    <w:rsid w:val="007D7E32"/>
    <w:rsid w:val="007E047C"/>
    <w:rsid w:val="007E15FA"/>
    <w:rsid w:val="007E1B28"/>
    <w:rsid w:val="007E3BDD"/>
    <w:rsid w:val="007E3D51"/>
    <w:rsid w:val="007E48D1"/>
    <w:rsid w:val="007E4A4E"/>
    <w:rsid w:val="007E60DD"/>
    <w:rsid w:val="007F0780"/>
    <w:rsid w:val="007F1116"/>
    <w:rsid w:val="007F42F0"/>
    <w:rsid w:val="008012B1"/>
    <w:rsid w:val="00805DF9"/>
    <w:rsid w:val="00810C62"/>
    <w:rsid w:val="00817504"/>
    <w:rsid w:val="008176E2"/>
    <w:rsid w:val="00823481"/>
    <w:rsid w:val="00827C87"/>
    <w:rsid w:val="008325FE"/>
    <w:rsid w:val="008366B1"/>
    <w:rsid w:val="008420B9"/>
    <w:rsid w:val="00843629"/>
    <w:rsid w:val="00843C33"/>
    <w:rsid w:val="00864AE9"/>
    <w:rsid w:val="0086510E"/>
    <w:rsid w:val="00870E4F"/>
    <w:rsid w:val="008717A2"/>
    <w:rsid w:val="008727A0"/>
    <w:rsid w:val="008739DE"/>
    <w:rsid w:val="0087658A"/>
    <w:rsid w:val="00876BD0"/>
    <w:rsid w:val="00880528"/>
    <w:rsid w:val="00880991"/>
    <w:rsid w:val="00882660"/>
    <w:rsid w:val="00887760"/>
    <w:rsid w:val="008914F9"/>
    <w:rsid w:val="00894546"/>
    <w:rsid w:val="0089488D"/>
    <w:rsid w:val="00897E32"/>
    <w:rsid w:val="008A1977"/>
    <w:rsid w:val="008A2789"/>
    <w:rsid w:val="008A55E2"/>
    <w:rsid w:val="008B0D96"/>
    <w:rsid w:val="008B570D"/>
    <w:rsid w:val="008B5915"/>
    <w:rsid w:val="008C0D9E"/>
    <w:rsid w:val="008C1D6B"/>
    <w:rsid w:val="008C2568"/>
    <w:rsid w:val="008C3E32"/>
    <w:rsid w:val="008C565F"/>
    <w:rsid w:val="008C5DA3"/>
    <w:rsid w:val="008D0462"/>
    <w:rsid w:val="008D24A9"/>
    <w:rsid w:val="008E001C"/>
    <w:rsid w:val="008E2A21"/>
    <w:rsid w:val="008E34F6"/>
    <w:rsid w:val="008E5F23"/>
    <w:rsid w:val="008E5F37"/>
    <w:rsid w:val="008E5FFA"/>
    <w:rsid w:val="008F39B8"/>
    <w:rsid w:val="008F47F7"/>
    <w:rsid w:val="008F4BF4"/>
    <w:rsid w:val="00900B91"/>
    <w:rsid w:val="00906468"/>
    <w:rsid w:val="00906931"/>
    <w:rsid w:val="00910F4D"/>
    <w:rsid w:val="00911FA5"/>
    <w:rsid w:val="00912FB1"/>
    <w:rsid w:val="0091355E"/>
    <w:rsid w:val="00916BB3"/>
    <w:rsid w:val="00917AF7"/>
    <w:rsid w:val="009202DA"/>
    <w:rsid w:val="0092736D"/>
    <w:rsid w:val="009324EB"/>
    <w:rsid w:val="009358F8"/>
    <w:rsid w:val="00936FF9"/>
    <w:rsid w:val="00944204"/>
    <w:rsid w:val="0094443C"/>
    <w:rsid w:val="00952671"/>
    <w:rsid w:val="00955223"/>
    <w:rsid w:val="009630C0"/>
    <w:rsid w:val="009642DA"/>
    <w:rsid w:val="0096503E"/>
    <w:rsid w:val="009666DF"/>
    <w:rsid w:val="00967655"/>
    <w:rsid w:val="00974B61"/>
    <w:rsid w:val="00981621"/>
    <w:rsid w:val="009833F4"/>
    <w:rsid w:val="0098394F"/>
    <w:rsid w:val="00983B74"/>
    <w:rsid w:val="0098408E"/>
    <w:rsid w:val="00987875"/>
    <w:rsid w:val="00990F28"/>
    <w:rsid w:val="0099428C"/>
    <w:rsid w:val="009964FC"/>
    <w:rsid w:val="009A014D"/>
    <w:rsid w:val="009A27BF"/>
    <w:rsid w:val="009A2C1D"/>
    <w:rsid w:val="009A5D2C"/>
    <w:rsid w:val="009B2A7C"/>
    <w:rsid w:val="009B5215"/>
    <w:rsid w:val="009D3CFF"/>
    <w:rsid w:val="009E2B88"/>
    <w:rsid w:val="009F0A7D"/>
    <w:rsid w:val="009F17A2"/>
    <w:rsid w:val="009F3984"/>
    <w:rsid w:val="009F59CC"/>
    <w:rsid w:val="00A00CE2"/>
    <w:rsid w:val="00A00FD6"/>
    <w:rsid w:val="00A01728"/>
    <w:rsid w:val="00A02F00"/>
    <w:rsid w:val="00A04838"/>
    <w:rsid w:val="00A10A44"/>
    <w:rsid w:val="00A11241"/>
    <w:rsid w:val="00A1791C"/>
    <w:rsid w:val="00A17C12"/>
    <w:rsid w:val="00A23943"/>
    <w:rsid w:val="00A23A7A"/>
    <w:rsid w:val="00A26161"/>
    <w:rsid w:val="00A2765F"/>
    <w:rsid w:val="00A32C3D"/>
    <w:rsid w:val="00A34CD1"/>
    <w:rsid w:val="00A35AE4"/>
    <w:rsid w:val="00A35F9C"/>
    <w:rsid w:val="00A37936"/>
    <w:rsid w:val="00A41BB5"/>
    <w:rsid w:val="00A44117"/>
    <w:rsid w:val="00A450AE"/>
    <w:rsid w:val="00A50126"/>
    <w:rsid w:val="00A653F8"/>
    <w:rsid w:val="00A702D1"/>
    <w:rsid w:val="00A73293"/>
    <w:rsid w:val="00A804E4"/>
    <w:rsid w:val="00A82694"/>
    <w:rsid w:val="00A82C1C"/>
    <w:rsid w:val="00A83DA0"/>
    <w:rsid w:val="00A86061"/>
    <w:rsid w:val="00A908D8"/>
    <w:rsid w:val="00A92FAC"/>
    <w:rsid w:val="00A9534F"/>
    <w:rsid w:val="00AA0F50"/>
    <w:rsid w:val="00AA1443"/>
    <w:rsid w:val="00AA1762"/>
    <w:rsid w:val="00AA1CC7"/>
    <w:rsid w:val="00AA3C25"/>
    <w:rsid w:val="00AA3F93"/>
    <w:rsid w:val="00AB15DE"/>
    <w:rsid w:val="00AC0B39"/>
    <w:rsid w:val="00AC45B0"/>
    <w:rsid w:val="00AD0DF3"/>
    <w:rsid w:val="00AD2D69"/>
    <w:rsid w:val="00AD379C"/>
    <w:rsid w:val="00AD3B22"/>
    <w:rsid w:val="00AE2739"/>
    <w:rsid w:val="00AE27C2"/>
    <w:rsid w:val="00AE3922"/>
    <w:rsid w:val="00AE767C"/>
    <w:rsid w:val="00AF03DD"/>
    <w:rsid w:val="00AF10CA"/>
    <w:rsid w:val="00AF4293"/>
    <w:rsid w:val="00AF590A"/>
    <w:rsid w:val="00AF70AB"/>
    <w:rsid w:val="00B01A5A"/>
    <w:rsid w:val="00B14D92"/>
    <w:rsid w:val="00B17EEA"/>
    <w:rsid w:val="00B21FD4"/>
    <w:rsid w:val="00B27E21"/>
    <w:rsid w:val="00B305E4"/>
    <w:rsid w:val="00B31277"/>
    <w:rsid w:val="00B32A31"/>
    <w:rsid w:val="00B3546E"/>
    <w:rsid w:val="00B361EB"/>
    <w:rsid w:val="00B4026C"/>
    <w:rsid w:val="00B44D4F"/>
    <w:rsid w:val="00B4719D"/>
    <w:rsid w:val="00B47B86"/>
    <w:rsid w:val="00B500D3"/>
    <w:rsid w:val="00B57875"/>
    <w:rsid w:val="00B60F3F"/>
    <w:rsid w:val="00B622CC"/>
    <w:rsid w:val="00B64676"/>
    <w:rsid w:val="00B70519"/>
    <w:rsid w:val="00B751C2"/>
    <w:rsid w:val="00B75A79"/>
    <w:rsid w:val="00B76D11"/>
    <w:rsid w:val="00B83F26"/>
    <w:rsid w:val="00B93661"/>
    <w:rsid w:val="00BA2841"/>
    <w:rsid w:val="00BA41A1"/>
    <w:rsid w:val="00BA523C"/>
    <w:rsid w:val="00BB32FB"/>
    <w:rsid w:val="00BB4338"/>
    <w:rsid w:val="00BB5F55"/>
    <w:rsid w:val="00BC0060"/>
    <w:rsid w:val="00BC0E29"/>
    <w:rsid w:val="00BC156A"/>
    <w:rsid w:val="00BC26AB"/>
    <w:rsid w:val="00BD0335"/>
    <w:rsid w:val="00BD5921"/>
    <w:rsid w:val="00BE4E5B"/>
    <w:rsid w:val="00BE5D7F"/>
    <w:rsid w:val="00BF208F"/>
    <w:rsid w:val="00BF2F1A"/>
    <w:rsid w:val="00BF5196"/>
    <w:rsid w:val="00BF7BCF"/>
    <w:rsid w:val="00C0060E"/>
    <w:rsid w:val="00C024B3"/>
    <w:rsid w:val="00C03C20"/>
    <w:rsid w:val="00C056FC"/>
    <w:rsid w:val="00C07214"/>
    <w:rsid w:val="00C10830"/>
    <w:rsid w:val="00C13493"/>
    <w:rsid w:val="00C151D8"/>
    <w:rsid w:val="00C15C4A"/>
    <w:rsid w:val="00C2030D"/>
    <w:rsid w:val="00C23196"/>
    <w:rsid w:val="00C2456D"/>
    <w:rsid w:val="00C264B2"/>
    <w:rsid w:val="00C26FC5"/>
    <w:rsid w:val="00C30CF1"/>
    <w:rsid w:val="00C319BE"/>
    <w:rsid w:val="00C37CB8"/>
    <w:rsid w:val="00C4391D"/>
    <w:rsid w:val="00C453E3"/>
    <w:rsid w:val="00C470C4"/>
    <w:rsid w:val="00C523A4"/>
    <w:rsid w:val="00C53A77"/>
    <w:rsid w:val="00C67765"/>
    <w:rsid w:val="00C73108"/>
    <w:rsid w:val="00C75FB3"/>
    <w:rsid w:val="00C764D6"/>
    <w:rsid w:val="00C779D1"/>
    <w:rsid w:val="00C8444F"/>
    <w:rsid w:val="00C85A8C"/>
    <w:rsid w:val="00C94AD2"/>
    <w:rsid w:val="00CA0E5A"/>
    <w:rsid w:val="00CA735D"/>
    <w:rsid w:val="00CB2DE9"/>
    <w:rsid w:val="00CB7557"/>
    <w:rsid w:val="00CC3C7D"/>
    <w:rsid w:val="00CC5CDA"/>
    <w:rsid w:val="00CC5D0C"/>
    <w:rsid w:val="00CD07BE"/>
    <w:rsid w:val="00CD28DA"/>
    <w:rsid w:val="00CD3566"/>
    <w:rsid w:val="00CD5CD7"/>
    <w:rsid w:val="00CE67C8"/>
    <w:rsid w:val="00CE696F"/>
    <w:rsid w:val="00CF3050"/>
    <w:rsid w:val="00CF34E7"/>
    <w:rsid w:val="00CF4F88"/>
    <w:rsid w:val="00CF5FD5"/>
    <w:rsid w:val="00D02AC2"/>
    <w:rsid w:val="00D05515"/>
    <w:rsid w:val="00D06F24"/>
    <w:rsid w:val="00D1197D"/>
    <w:rsid w:val="00D12010"/>
    <w:rsid w:val="00D12499"/>
    <w:rsid w:val="00D14F90"/>
    <w:rsid w:val="00D2173F"/>
    <w:rsid w:val="00D22923"/>
    <w:rsid w:val="00D262CD"/>
    <w:rsid w:val="00D304C0"/>
    <w:rsid w:val="00D31AFD"/>
    <w:rsid w:val="00D33D8A"/>
    <w:rsid w:val="00D34DF8"/>
    <w:rsid w:val="00D36C79"/>
    <w:rsid w:val="00D42D4E"/>
    <w:rsid w:val="00D44736"/>
    <w:rsid w:val="00D45599"/>
    <w:rsid w:val="00D50DC6"/>
    <w:rsid w:val="00D51091"/>
    <w:rsid w:val="00D52E7A"/>
    <w:rsid w:val="00D53246"/>
    <w:rsid w:val="00D55607"/>
    <w:rsid w:val="00D57926"/>
    <w:rsid w:val="00D57F2E"/>
    <w:rsid w:val="00D60CA1"/>
    <w:rsid w:val="00D72A3F"/>
    <w:rsid w:val="00D72D4B"/>
    <w:rsid w:val="00D7335D"/>
    <w:rsid w:val="00D74F8D"/>
    <w:rsid w:val="00D87B98"/>
    <w:rsid w:val="00D91580"/>
    <w:rsid w:val="00D927C2"/>
    <w:rsid w:val="00D931AA"/>
    <w:rsid w:val="00D95E86"/>
    <w:rsid w:val="00DA0EC8"/>
    <w:rsid w:val="00DA4D53"/>
    <w:rsid w:val="00DA4D61"/>
    <w:rsid w:val="00DB0CBF"/>
    <w:rsid w:val="00DB46B3"/>
    <w:rsid w:val="00DD534F"/>
    <w:rsid w:val="00DD659A"/>
    <w:rsid w:val="00DE13A0"/>
    <w:rsid w:val="00DE37D9"/>
    <w:rsid w:val="00DE6FFF"/>
    <w:rsid w:val="00DF0A5A"/>
    <w:rsid w:val="00DF458D"/>
    <w:rsid w:val="00DF5A3A"/>
    <w:rsid w:val="00E01FAC"/>
    <w:rsid w:val="00E0393A"/>
    <w:rsid w:val="00E03B18"/>
    <w:rsid w:val="00E04ED6"/>
    <w:rsid w:val="00E05B94"/>
    <w:rsid w:val="00E06C1B"/>
    <w:rsid w:val="00E12CF6"/>
    <w:rsid w:val="00E16556"/>
    <w:rsid w:val="00E1676C"/>
    <w:rsid w:val="00E21188"/>
    <w:rsid w:val="00E21894"/>
    <w:rsid w:val="00E226A2"/>
    <w:rsid w:val="00E248EB"/>
    <w:rsid w:val="00E31038"/>
    <w:rsid w:val="00E3120F"/>
    <w:rsid w:val="00E3494F"/>
    <w:rsid w:val="00E4002A"/>
    <w:rsid w:val="00E57CDD"/>
    <w:rsid w:val="00E7148C"/>
    <w:rsid w:val="00E732BC"/>
    <w:rsid w:val="00E756C9"/>
    <w:rsid w:val="00E76A74"/>
    <w:rsid w:val="00E81726"/>
    <w:rsid w:val="00E85BC7"/>
    <w:rsid w:val="00E94EE5"/>
    <w:rsid w:val="00E95F0E"/>
    <w:rsid w:val="00E963F2"/>
    <w:rsid w:val="00EA13A7"/>
    <w:rsid w:val="00EA5DAC"/>
    <w:rsid w:val="00EB0F3E"/>
    <w:rsid w:val="00EB267C"/>
    <w:rsid w:val="00EC3110"/>
    <w:rsid w:val="00EC4420"/>
    <w:rsid w:val="00EC4B70"/>
    <w:rsid w:val="00ED4857"/>
    <w:rsid w:val="00ED4F4B"/>
    <w:rsid w:val="00ED536E"/>
    <w:rsid w:val="00ED67A9"/>
    <w:rsid w:val="00EF0CE0"/>
    <w:rsid w:val="00EF61D7"/>
    <w:rsid w:val="00EF6D9F"/>
    <w:rsid w:val="00F11200"/>
    <w:rsid w:val="00F1154B"/>
    <w:rsid w:val="00F120B9"/>
    <w:rsid w:val="00F24B5F"/>
    <w:rsid w:val="00F252EF"/>
    <w:rsid w:val="00F32566"/>
    <w:rsid w:val="00F34592"/>
    <w:rsid w:val="00F41CF0"/>
    <w:rsid w:val="00F449BE"/>
    <w:rsid w:val="00F47B8D"/>
    <w:rsid w:val="00F47FC3"/>
    <w:rsid w:val="00F56AE1"/>
    <w:rsid w:val="00F63187"/>
    <w:rsid w:val="00F6451E"/>
    <w:rsid w:val="00F658AA"/>
    <w:rsid w:val="00F66B06"/>
    <w:rsid w:val="00F66E19"/>
    <w:rsid w:val="00F7328A"/>
    <w:rsid w:val="00F7398F"/>
    <w:rsid w:val="00F73B5C"/>
    <w:rsid w:val="00F833AA"/>
    <w:rsid w:val="00F84E9E"/>
    <w:rsid w:val="00F86D55"/>
    <w:rsid w:val="00F90B24"/>
    <w:rsid w:val="00F93E2A"/>
    <w:rsid w:val="00FA5F7C"/>
    <w:rsid w:val="00FA7AE3"/>
    <w:rsid w:val="00FB0B2D"/>
    <w:rsid w:val="00FB114D"/>
    <w:rsid w:val="00FB59DF"/>
    <w:rsid w:val="00FC2027"/>
    <w:rsid w:val="00FD105D"/>
    <w:rsid w:val="00FD6BEE"/>
    <w:rsid w:val="00FD706F"/>
    <w:rsid w:val="00FE4D42"/>
    <w:rsid w:val="00FE5933"/>
    <w:rsid w:val="00FF38C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025FC-7BC5-4A57-AF96-7272BF2A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75130583">
      <w:bodyDiv w:val="1"/>
      <w:marLeft w:val="0"/>
      <w:marRight w:val="0"/>
      <w:marTop w:val="0"/>
      <w:marBottom w:val="0"/>
      <w:divBdr>
        <w:top w:val="none" w:sz="0" w:space="0" w:color="auto"/>
        <w:left w:val="none" w:sz="0" w:space="0" w:color="auto"/>
        <w:bottom w:val="none" w:sz="0" w:space="0" w:color="auto"/>
        <w:right w:val="none" w:sz="0" w:space="0" w:color="auto"/>
      </w:divBdr>
    </w:div>
    <w:div w:id="78526842">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344478197">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509878918">
      <w:bodyDiv w:val="1"/>
      <w:marLeft w:val="0"/>
      <w:marRight w:val="0"/>
      <w:marTop w:val="0"/>
      <w:marBottom w:val="0"/>
      <w:divBdr>
        <w:top w:val="none" w:sz="0" w:space="0" w:color="auto"/>
        <w:left w:val="none" w:sz="0" w:space="0" w:color="auto"/>
        <w:bottom w:val="none" w:sz="0" w:space="0" w:color="auto"/>
        <w:right w:val="none" w:sz="0" w:space="0" w:color="auto"/>
      </w:divBdr>
    </w:div>
    <w:div w:id="516505936">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171306834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33064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351446511">
      <w:bodyDiv w:val="1"/>
      <w:marLeft w:val="0"/>
      <w:marRight w:val="0"/>
      <w:marTop w:val="0"/>
      <w:marBottom w:val="0"/>
      <w:divBdr>
        <w:top w:val="none" w:sz="0" w:space="0" w:color="auto"/>
        <w:left w:val="none" w:sz="0" w:space="0" w:color="auto"/>
        <w:bottom w:val="none" w:sz="0" w:space="0" w:color="auto"/>
        <w:right w:val="none" w:sz="0" w:space="0" w:color="auto"/>
      </w:divBdr>
    </w:div>
    <w:div w:id="1415544417">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03563031">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riel\Desktop\TG%20-%20Artigo\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0.10869565217391319</c:v>
                </c:pt>
                <c:pt idx="1">
                  <c:v>0.15217391304347827</c:v>
                </c:pt>
                <c:pt idx="2">
                  <c:v>0.23913043478260881</c:v>
                </c:pt>
                <c:pt idx="3">
                  <c:v>6.521739130434788E-2</c:v>
                </c:pt>
                <c:pt idx="4">
                  <c:v>0.43478260869565255</c:v>
                </c:pt>
              </c:numCache>
            </c:numRef>
          </c:val>
        </c:ser>
        <c:dLbls>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830"/>
    <w:rsid w:val="002F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78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3893F-3FA9-40AB-9D2C-6E2D11F8F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89</Pages>
  <Words>9639</Words>
  <Characters>50418</Characters>
  <Application>Microsoft Office Word</Application>
  <DocSecurity>0</DocSecurity>
  <Lines>2016</Lines>
  <Paragraphs>1112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Gabriel Secco</cp:lastModifiedBy>
  <cp:revision>20</cp:revision>
  <cp:lastPrinted>2013-11-21T08:27:00Z</cp:lastPrinted>
  <dcterms:created xsi:type="dcterms:W3CDTF">2013-11-25T23:57:00Z</dcterms:created>
  <dcterms:modified xsi:type="dcterms:W3CDTF">2013-11-26T10:08:00Z</dcterms:modified>
</cp:coreProperties>
</file>