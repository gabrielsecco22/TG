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86"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86"/>
      </w:tblGrid>
      <w:tr w:rsidR="00B76D11" w:rsidRPr="00E0393A" w:rsidTr="00D63A54">
        <w:trPr>
          <w:jc w:val="center"/>
        </w:trPr>
        <w:tc>
          <w:tcPr>
            <w:tcW w:w="9086" w:type="dxa"/>
          </w:tcPr>
          <w:p w:rsidR="00B76D11" w:rsidRPr="00E0393A" w:rsidRDefault="00B76D11" w:rsidP="00D42D4E">
            <w:pPr>
              <w:pStyle w:val="Heading5"/>
              <w:spacing w:line="360" w:lineRule="auto"/>
            </w:pPr>
            <w:r w:rsidRPr="00E0393A">
              <w:t>INSTITUTO TECNOLÓGICO DE AERONÁUTICA</w:t>
            </w:r>
          </w:p>
          <w:p w:rsidR="00D63A54" w:rsidRPr="00E0393A" w:rsidRDefault="00D63A54" w:rsidP="00BE4E5B">
            <w:pPr>
              <w:spacing w:line="360" w:lineRule="auto"/>
              <w:rPr>
                <w:b/>
                <w:bCs/>
                <w:sz w:val="32"/>
              </w:rPr>
            </w:pPr>
          </w:p>
          <w:p w:rsidR="00B76D11" w:rsidRDefault="00BE4E5B" w:rsidP="00D63A54">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D63A54" w:rsidRPr="00D63A54" w:rsidRDefault="00D63A54" w:rsidP="00D63A54">
            <w:pPr>
              <w:spacing w:line="360" w:lineRule="auto"/>
              <w:jc w:val="center"/>
              <w:rPr>
                <w:b/>
                <w:bCs/>
                <w:sz w:val="32"/>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Pr="00E0393A" w:rsidRDefault="00BE4E5B" w:rsidP="00D42D4E">
            <w:pPr>
              <w:spacing w:line="360" w:lineRule="auto"/>
              <w:jc w:val="center"/>
              <w:rPr>
                <w:sz w:val="24"/>
                <w:szCs w:val="24"/>
              </w:rPr>
            </w:pPr>
          </w:p>
          <w:p w:rsidR="00236C5E" w:rsidRPr="00E0393A" w:rsidRDefault="00BE4E5B" w:rsidP="00D3795F">
            <w:pPr>
              <w:spacing w:line="360" w:lineRule="auto"/>
              <w:jc w:val="center"/>
              <w:rPr>
                <w:sz w:val="24"/>
                <w:szCs w:val="24"/>
              </w:rPr>
            </w:pPr>
            <w:r w:rsidRPr="00E0393A">
              <w:rPr>
                <w:rFonts w:ascii="Times New Roman" w:eastAsia="Times New Roman" w:hAnsi="Times New Roman" w:cs="Times New Roman"/>
                <w:sz w:val="36"/>
                <w:szCs w:val="20"/>
                <w:lang w:eastAsia="pt-BR"/>
              </w:rPr>
              <w:t xml:space="preserve">Algoritmo Genético para Posicionamento de Roteadores em Redes de Sensores Sem Fio em </w:t>
            </w:r>
            <w:r w:rsidR="00C34625">
              <w:rPr>
                <w:rFonts w:ascii="Times New Roman" w:eastAsia="Times New Roman" w:hAnsi="Times New Roman" w:cs="Times New Roman"/>
                <w:sz w:val="36"/>
                <w:szCs w:val="20"/>
                <w:lang w:eastAsia="pt-BR"/>
              </w:rPr>
              <w:t>C</w:t>
            </w:r>
            <w:r w:rsidRPr="00E0393A">
              <w:rPr>
                <w:rFonts w:ascii="Times New Roman" w:eastAsia="Times New Roman" w:hAnsi="Times New Roman" w:cs="Times New Roman"/>
                <w:sz w:val="36"/>
                <w:szCs w:val="20"/>
                <w:lang w:eastAsia="pt-BR"/>
              </w:rPr>
              <w:t>enário com Obstáculos</w:t>
            </w:r>
          </w:p>
          <w:p w:rsidR="00D63A54" w:rsidRDefault="00D63A54" w:rsidP="00987875">
            <w:pPr>
              <w:spacing w:line="360" w:lineRule="auto"/>
              <w:rPr>
                <w:sz w:val="20"/>
                <w:szCs w:val="20"/>
              </w:rPr>
            </w:pPr>
          </w:p>
          <w:p w:rsidR="00D63A54" w:rsidRPr="00D63A54" w:rsidRDefault="00D63A54" w:rsidP="00987875">
            <w:pPr>
              <w:spacing w:line="360" w:lineRule="auto"/>
              <w:rPr>
                <w:sz w:val="20"/>
                <w:szCs w:val="20"/>
              </w:rPr>
            </w:pPr>
          </w:p>
          <w:p w:rsidR="00B76D11" w:rsidRPr="00E0393A" w:rsidRDefault="00B76D11" w:rsidP="00D42D4E">
            <w:pPr>
              <w:pStyle w:val="Heading7"/>
              <w:spacing w:line="360" w:lineRule="auto"/>
            </w:pPr>
            <w:r w:rsidRPr="00E0393A">
              <w:t>Trabalho de Graduação</w:t>
            </w:r>
          </w:p>
          <w:p w:rsidR="00B76D11" w:rsidRPr="00E0393A" w:rsidRDefault="00987875" w:rsidP="00D42D4E">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C04446" w:rsidRPr="00E0393A" w:rsidRDefault="00C04446" w:rsidP="00D42D4E">
            <w:pPr>
              <w:spacing w:line="360" w:lineRule="auto"/>
              <w:rPr>
                <w:i/>
                <w:iCs/>
                <w:sz w:val="32"/>
              </w:rPr>
            </w:pPr>
          </w:p>
          <w:p w:rsidR="00D42D4E" w:rsidRPr="00E0393A" w:rsidRDefault="00D3795F" w:rsidP="00C04446">
            <w:pPr>
              <w:pStyle w:val="Heading8"/>
              <w:spacing w:line="360" w:lineRule="auto"/>
            </w:pPr>
            <w:ins w:id="2" w:author="Gabriel Secco" w:date="2013-11-28T03:57:00Z">
              <w:r>
                <w:t>E</w:t>
              </w:r>
            </w:ins>
            <w:r>
              <w:t>ngenharia de Computação</w:t>
            </w:r>
            <w:del w:id="3" w:author="Gabriel Secco" w:date="2013-11-28T03:57:00Z">
              <w:r w:rsidR="00236C5E" w:rsidRPr="00E0393A" w:rsidDel="00D3795F">
                <w:delText>Computação</w:delText>
              </w:r>
            </w:del>
          </w:p>
        </w:tc>
      </w:tr>
    </w:tbl>
    <w:p w:rsidR="00D60CA1" w:rsidRPr="00E0393A" w:rsidRDefault="00D60CA1" w:rsidP="000A1E1D">
      <w:pPr>
        <w:pStyle w:val="CDU"/>
        <w:spacing w:line="360" w:lineRule="auto"/>
      </w:pPr>
      <w:r w:rsidRPr="00E0393A">
        <w:rPr>
          <w:highlight w:val="yellow"/>
        </w:rPr>
        <w:lastRenderedPageBreak/>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4" w:name="_Toc372449613"/>
      <w:r w:rsidRPr="00E0393A">
        <w:rPr>
          <w:rFonts w:ascii="Times New Roman" w:hAnsi="Times New Roman" w:cs="Times New Roman"/>
          <w:sz w:val="28"/>
          <w:szCs w:val="28"/>
        </w:rPr>
        <w:t>Carlos Mauricio de Lemos Sobrinho</w:t>
      </w:r>
      <w:bookmarkEnd w:id="4"/>
    </w:p>
    <w:p w:rsidR="0032464A" w:rsidRPr="00E0393A" w:rsidRDefault="0032464A" w:rsidP="00786B97">
      <w:pPr>
        <w:jc w:val="center"/>
        <w:rPr>
          <w:rFonts w:ascii="Times New Roman" w:hAnsi="Times New Roman" w:cs="Times New Roman"/>
          <w:sz w:val="28"/>
          <w:szCs w:val="28"/>
        </w:rPr>
      </w:pPr>
      <w:bookmarkStart w:id="5" w:name="_Toc372449614"/>
      <w:r w:rsidRPr="00E0393A">
        <w:rPr>
          <w:rFonts w:ascii="Times New Roman" w:hAnsi="Times New Roman" w:cs="Times New Roman"/>
          <w:sz w:val="28"/>
          <w:szCs w:val="28"/>
        </w:rPr>
        <w:t>Gabriel Lucas Gil Secco</w:t>
      </w:r>
      <w:bookmarkEnd w:id="5"/>
    </w:p>
    <w:p w:rsidR="0032464A" w:rsidRPr="00E0393A" w:rsidRDefault="0032464A" w:rsidP="0032464A">
      <w:pPr>
        <w:pStyle w:val="Autores"/>
        <w:spacing w:line="360" w:lineRule="auto"/>
        <w:jc w:val="left"/>
        <w:rPr>
          <w:b/>
          <w:bCs/>
        </w:rPr>
      </w:pPr>
    </w:p>
    <w:p w:rsidR="00D60CA1" w:rsidRDefault="00D60CA1" w:rsidP="00D67411">
      <w:pPr>
        <w:spacing w:line="360" w:lineRule="auto"/>
        <w:rPr>
          <w:rFonts w:ascii="Times New Roman" w:hAnsi="Times New Roman" w:cs="Times New Roman"/>
          <w:sz w:val="24"/>
          <w:szCs w:val="24"/>
        </w:rPr>
      </w:pPr>
    </w:p>
    <w:p w:rsidR="009117EB" w:rsidRPr="00E0393A" w:rsidRDefault="009117EB" w:rsidP="00D67411">
      <w:pPr>
        <w:spacing w:line="360" w:lineRule="auto"/>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 xml:space="preserve">Algoritmo Genético para Posicionamento de Roteadores em Redes de Sensores Sem Fio em </w:t>
      </w:r>
      <w:r w:rsidR="00C34625">
        <w:rPr>
          <w:rFonts w:ascii="Times New Roman" w:eastAsia="Times New Roman" w:hAnsi="Times New Roman" w:cs="Times New Roman"/>
          <w:sz w:val="32"/>
          <w:szCs w:val="20"/>
          <w:lang w:eastAsia="pt-BR"/>
        </w:rPr>
        <w:t>C</w:t>
      </w:r>
      <w:r w:rsidRPr="00E0393A">
        <w:rPr>
          <w:rFonts w:ascii="Times New Roman" w:eastAsia="Times New Roman" w:hAnsi="Times New Roman" w:cs="Times New Roman"/>
          <w:sz w:val="32"/>
          <w:szCs w:val="20"/>
          <w:lang w:eastAsia="pt-BR"/>
        </w:rPr>
        <w:t>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E0393A" w:rsidRDefault="00FE4D42" w:rsidP="000A1E1D">
      <w:pPr>
        <w:pStyle w:val="Orient"/>
        <w:spacing w:line="360" w:lineRule="auto"/>
      </w:pPr>
      <w:r w:rsidRPr="00E0393A">
        <w:t>Prof.</w:t>
      </w:r>
      <w:r w:rsidR="005A7B97" w:rsidRPr="00E0393A">
        <w:t>ª</w:t>
      </w:r>
      <w:r w:rsidRPr="00E0393A">
        <w:t xml:space="preserve"> Dr.</w:t>
      </w:r>
      <w:r w:rsidR="005A7B97" w:rsidRPr="00E0393A">
        <w:t>ª</w:t>
      </w:r>
      <w:r w:rsidRPr="00E0393A">
        <w:t xml:space="preserve"> </w:t>
      </w:r>
      <w:r w:rsidR="009358F8" w:rsidRPr="00E0393A">
        <w:rPr>
          <w:color w:val="000000"/>
          <w:sz w:val="27"/>
          <w:szCs w:val="27"/>
          <w:shd w:val="clear" w:color="auto" w:fill="FFFFF0"/>
        </w:rPr>
        <w:t>Cecília de Azevedo Castro Cesar</w:t>
      </w:r>
      <w:r w:rsidR="009358F8" w:rsidRPr="00E0393A">
        <w:t xml:space="preserve"> </w:t>
      </w:r>
      <w:r w:rsidR="00D60CA1" w:rsidRPr="00E0393A">
        <w:t>(</w:t>
      </w:r>
      <w:r w:rsidRPr="00E0393A">
        <w:t>ITA</w:t>
      </w:r>
      <w:r w:rsidR="00D60CA1" w:rsidRPr="00E0393A">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D67411" w:rsidRDefault="00D67411" w:rsidP="00D42D4E">
      <w:pPr>
        <w:pStyle w:val="InstitutoData"/>
      </w:pPr>
    </w:p>
    <w:p w:rsidR="00D67411" w:rsidRPr="00D67411" w:rsidRDefault="009666DF" w:rsidP="009117EB">
      <w:pPr>
        <w:pStyle w:val="InstitutoData"/>
      </w:pPr>
      <w:r>
        <w:t>2013</w:t>
      </w:r>
    </w:p>
    <w:p w:rsidR="0021400B" w:rsidRPr="00E0393A" w:rsidRDefault="0021400B" w:rsidP="00002ACF">
      <w:pPr>
        <w:pStyle w:val="CabCat"/>
      </w:pPr>
      <w:r w:rsidRPr="00E0393A">
        <w:rPr>
          <w:szCs w:val="20"/>
        </w:rPr>
        <w:lastRenderedPageBreak/>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em Redes de Sensores Sem Fio em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D67411">
              <w:rPr>
                <w:sz w:val="24"/>
                <w:szCs w:val="24"/>
              </w:rPr>
              <w:t>75</w:t>
            </w:r>
            <w:r w:rsidR="0021400B" w:rsidRPr="004A0130">
              <w:rPr>
                <w:sz w:val="24"/>
                <w:szCs w:val="24"/>
              </w:rPr>
              <w:t>f.</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 xml:space="preserve">Orientador: </w:t>
            </w:r>
            <w:r w:rsidRPr="00EC4B70">
              <w:rPr>
                <w:szCs w:val="24"/>
              </w:rPr>
              <w:t xml:space="preserve">Prof.ª Dr.ª </w:t>
            </w:r>
            <w:r w:rsidRPr="00EC4B70">
              <w:rPr>
                <w:color w:val="000000"/>
                <w:szCs w:val="24"/>
                <w:shd w:val="clear" w:color="auto" w:fill="FFFFF0"/>
              </w:rPr>
              <w:t>Cecília de Azevedo Castro Cesar</w:t>
            </w:r>
            <w:r w:rsidRPr="00EC4B70">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004A0130" w:rsidRPr="00332FF0">
              <w:rPr>
                <w:sz w:val="24"/>
                <w:szCs w:val="24"/>
              </w:rPr>
              <w:t>Redes sem fio.  2. Algoritmo genético</w:t>
            </w:r>
            <w:r w:rsidRPr="00332FF0">
              <w:rPr>
                <w:sz w:val="24"/>
                <w:szCs w:val="24"/>
              </w:rPr>
              <w:t xml:space="preserve">.  3. </w:t>
            </w:r>
            <w:r w:rsidR="004A0130" w:rsidRPr="00332FF0">
              <w:rPr>
                <w:sz w:val="24"/>
                <w:szCs w:val="24"/>
              </w:rPr>
              <w:t>Atenuação de sinal</w:t>
            </w:r>
            <w:r w:rsidRPr="00332FF0">
              <w:rPr>
                <w:sz w:val="24"/>
                <w:szCs w:val="24"/>
              </w:rPr>
              <w:t xml:space="preserve">.  I. </w:t>
            </w:r>
            <w:r w:rsidR="00DB46B3" w:rsidRPr="00332FF0">
              <w:rPr>
                <w:sz w:val="24"/>
                <w:szCs w:val="24"/>
              </w:rPr>
              <w:t>Comando-Geral de Tecnologia Aeroespacial</w:t>
            </w:r>
            <w:r w:rsidRPr="00332FF0">
              <w:rPr>
                <w:sz w:val="24"/>
                <w:szCs w:val="24"/>
              </w:rPr>
              <w:t>.  II. Instituto T</w:t>
            </w:r>
            <w:r w:rsidR="00DB46B3" w:rsidRPr="00332FF0">
              <w:rPr>
                <w:sz w:val="24"/>
                <w:szCs w:val="24"/>
              </w:rPr>
              <w:t xml:space="preserve">ecnológico de Aeronáutica. Divisão de Ciência da Computação. </w:t>
            </w:r>
            <w:proofErr w:type="spellStart"/>
            <w:r w:rsidR="00DB46B3" w:rsidRPr="00332FF0">
              <w:rPr>
                <w:sz w:val="24"/>
                <w:szCs w:val="24"/>
              </w:rPr>
              <w:t>III</w:t>
            </w:r>
            <w:proofErr w:type="spellEnd"/>
            <w:r w:rsidR="00DB46B3" w:rsidRPr="00332FF0">
              <w:rPr>
                <w:sz w:val="24"/>
                <w:szCs w:val="24"/>
              </w:rPr>
              <w:t xml:space="preserve">. </w:t>
            </w:r>
            <w:r w:rsidR="00332FF0" w:rsidRPr="00332FF0">
              <w:rPr>
                <w:sz w:val="24"/>
                <w:szCs w:val="24"/>
              </w:rPr>
              <w:t>Algoritmo</w:t>
            </w:r>
            <w:r w:rsidR="00332FF0" w:rsidRPr="00E06C1B">
              <w:rPr>
                <w:sz w:val="24"/>
                <w:szCs w:val="24"/>
              </w:rPr>
              <w:t xml:space="preserve"> Genético para Posicionamento de Roteadores em Redes de Sensores Sem Fio em cenário com Obstáculos</w:t>
            </w:r>
            <w:r w:rsidR="00332FF0">
              <w:rPr>
                <w:sz w:val="24"/>
                <w:szCs w:val="24"/>
              </w:rPr>
              <w:t>.</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Algoritmo Genético para Posicionamento de Roteadores em Redes de Sensores Sem Fio em cenário com Obstáculos</w:t>
      </w:r>
      <w:r w:rsidR="0021400B" w:rsidRPr="00E0393A">
        <w:rPr>
          <w:rFonts w:ascii="Times New Roman" w:hAnsi="Times New Roman" w:cs="Times New Roman"/>
          <w:sz w:val="24"/>
          <w:szCs w:val="24"/>
        </w:rPr>
        <w:t xml:space="preserve">. </w:t>
      </w:r>
      <w:r w:rsidR="00B31277" w:rsidRPr="00332FF0">
        <w:rPr>
          <w:rFonts w:ascii="Times New Roman" w:hAnsi="Times New Roman" w:cs="Times New Roman"/>
          <w:sz w:val="24"/>
          <w:szCs w:val="24"/>
        </w:rPr>
        <w:t>2013</w:t>
      </w:r>
      <w:r w:rsidR="0021400B" w:rsidRPr="00332FF0">
        <w:rPr>
          <w:rFonts w:ascii="Times New Roman" w:hAnsi="Times New Roman" w:cs="Times New Roman"/>
          <w:sz w:val="24"/>
          <w:szCs w:val="24"/>
        </w:rPr>
        <w:t xml:space="preserve">. </w:t>
      </w:r>
      <w:r w:rsidR="00332FF0" w:rsidRPr="00332FF0">
        <w:rPr>
          <w:rFonts w:ascii="Times New Roman" w:hAnsi="Times New Roman" w:cs="Times New Roman"/>
          <w:sz w:val="24"/>
          <w:szCs w:val="24"/>
        </w:rPr>
        <w:t>71</w:t>
      </w:r>
      <w:r w:rsidR="00233443" w:rsidRPr="00332FF0">
        <w:rPr>
          <w:rFonts w:ascii="Times New Roman" w:hAnsi="Times New Roman" w:cs="Times New Roman"/>
          <w:sz w:val="24"/>
          <w:szCs w:val="24"/>
        </w:rPr>
        <w:t>f</w:t>
      </w:r>
      <w:r w:rsidR="0021400B" w:rsidRPr="00332FF0">
        <w:rPr>
          <w:rFonts w:ascii="Times New Roman" w:hAnsi="Times New Roman" w:cs="Times New Roman"/>
          <w:sz w:val="24"/>
          <w:szCs w:val="24"/>
        </w:rPr>
        <w:t>.</w:t>
      </w:r>
      <w:r w:rsidR="00233443" w:rsidRPr="00332FF0">
        <w:rPr>
          <w:rFonts w:ascii="Times New Roman" w:hAnsi="Times New Roman" w:cs="Times New Roman"/>
          <w:sz w:val="24"/>
          <w:szCs w:val="24"/>
        </w:rPr>
        <w:t xml:space="preserve"> Trabalho</w:t>
      </w:r>
      <w:r w:rsidR="00233443" w:rsidRPr="00E0393A">
        <w:rPr>
          <w:rFonts w:ascii="Times New Roman" w:hAnsi="Times New Roman" w:cs="Times New Roman"/>
          <w:sz w:val="24"/>
          <w:szCs w:val="24"/>
        </w:rPr>
        <w:t xml:space="preserve">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lastRenderedPageBreak/>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C34625" w:rsidRDefault="003201A2" w:rsidP="003201A2">
            <w:pPr>
              <w:spacing w:after="0" w:line="240" w:lineRule="auto"/>
              <w:jc w:val="center"/>
              <w:rPr>
                <w:rFonts w:ascii="Times New Roman" w:eastAsia="Times New Roman" w:hAnsi="Times New Roman" w:cs="Times New Roman"/>
                <w:color w:val="000000"/>
                <w:sz w:val="24"/>
                <w:szCs w:val="24"/>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rPr>
            </w:pPr>
            <w:r w:rsidRPr="009B2538">
              <w:rPr>
                <w:rFonts w:ascii="Times New Roman" w:eastAsia="Times New Roman" w:hAnsi="Times New Roman" w:cs="Times New Roman"/>
                <w:color w:val="000000"/>
                <w:sz w:val="24"/>
                <w:szCs w:val="24"/>
              </w:rPr>
              <w:t>Prof.ª Dr.ª Cecília de Azevedo Castro Cesar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lang w:val="en-US"/>
              </w:rPr>
            </w:pPr>
            <w:r w:rsidRPr="009B2538">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FE5933" w:rsidRPr="00AA0F50">
        <w:rPr>
          <w:rFonts w:ascii="Times New Roman" w:hAnsi="Times New Roman" w:cs="Times New Roman"/>
          <w:sz w:val="24"/>
          <w:szCs w:val="24"/>
        </w:rPr>
        <w:t>26</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CC332E" w:rsidRDefault="003659D3" w:rsidP="00CC332E">
      <w:pPr>
        <w:pStyle w:val="tex"/>
        <w:jc w:val="center"/>
        <w:rPr>
          <w:b/>
        </w:rPr>
      </w:pPr>
      <w:bookmarkStart w:id="6" w:name="_Toc373235723"/>
      <w:r w:rsidRPr="00CC332E">
        <w:rPr>
          <w:b/>
        </w:rPr>
        <w:lastRenderedPageBreak/>
        <w:t>Dedicatória</w:t>
      </w:r>
      <w:bookmarkEnd w:id="6"/>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CC332E" w:rsidP="00CC332E">
      <w:pPr>
        <w:rPr>
          <w:rFonts w:ascii="Times New Roman" w:hAnsi="Times New Roman" w:cs="Times New Roman"/>
          <w:sz w:val="24"/>
          <w:szCs w:val="24"/>
        </w:rPr>
      </w:pPr>
      <w:r>
        <w:rPr>
          <w:rFonts w:ascii="Times New Roman" w:hAnsi="Times New Roman" w:cs="Times New Roman"/>
          <w:sz w:val="24"/>
          <w:szCs w:val="24"/>
        </w:rPr>
        <w:br w:type="page"/>
      </w:r>
    </w:p>
    <w:p w:rsidR="003659D3" w:rsidRPr="00CC332E" w:rsidRDefault="003659D3" w:rsidP="00CC332E">
      <w:pPr>
        <w:pStyle w:val="tex"/>
        <w:jc w:val="center"/>
        <w:rPr>
          <w:b/>
        </w:rPr>
      </w:pPr>
      <w:bookmarkStart w:id="7" w:name="_Toc373235724"/>
      <w:r w:rsidRPr="00CC332E">
        <w:rPr>
          <w:b/>
        </w:rPr>
        <w:lastRenderedPageBreak/>
        <w:t>Agradecimentos</w:t>
      </w:r>
      <w:bookmarkEnd w:id="7"/>
    </w:p>
    <w:p w:rsidR="003D73A7" w:rsidRPr="00E0393A" w:rsidRDefault="003D73A7" w:rsidP="0098394F">
      <w:pPr>
        <w:spacing w:after="0" w:line="360" w:lineRule="auto"/>
        <w:contextualSpacing/>
        <w:mirrorIndents/>
        <w:rPr>
          <w:rFonts w:ascii="Times New Roman" w:hAnsi="Times New Roman" w:cs="Times New Roman"/>
          <w:sz w:val="24"/>
          <w:szCs w:val="24"/>
        </w:rPr>
      </w:pPr>
    </w:p>
    <w:p w:rsidR="00D71D9C" w:rsidRDefault="00097977" w:rsidP="00D71D9C">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D71D9C" w:rsidRPr="00D71D9C" w:rsidRDefault="00D71D9C" w:rsidP="00067725">
      <w:pPr>
        <w:pStyle w:val="tex"/>
        <w:ind w:firstLine="708"/>
        <w:jc w:val="both"/>
      </w:pPr>
      <w:r w:rsidRPr="00D71D9C">
        <w:t xml:space="preserve">Agradeço ao </w:t>
      </w:r>
      <w:r w:rsidR="00067725" w:rsidRPr="00D71D9C">
        <w:t xml:space="preserve">BIG </w:t>
      </w:r>
      <w:proofErr w:type="spellStart"/>
      <w:r w:rsidR="00067725" w:rsidRPr="00D71D9C">
        <w:t>BANG</w:t>
      </w:r>
      <w:proofErr w:type="spellEnd"/>
      <w:r w:rsidRPr="00D71D9C">
        <w:t>, por ter dado início a evolução a qual todos pertencemos.</w:t>
      </w:r>
    </w:p>
    <w:p w:rsidR="00D71D9C" w:rsidRPr="00D71D9C" w:rsidRDefault="00D71D9C" w:rsidP="00067725">
      <w:pPr>
        <w:pStyle w:val="tex"/>
        <w:ind w:firstLine="708"/>
        <w:jc w:val="both"/>
      </w:pPr>
      <w:r w:rsidRPr="00D71D9C">
        <w:t xml:space="preserve">À minha </w:t>
      </w:r>
      <w:r w:rsidR="00067725" w:rsidRPr="00D71D9C">
        <w:t>família</w:t>
      </w:r>
      <w:r w:rsidRPr="00D71D9C">
        <w:t>, por se</w:t>
      </w:r>
      <w:r>
        <w:t>mpre ter me apoiado.</w:t>
      </w:r>
    </w:p>
    <w:p w:rsidR="00D71D9C" w:rsidRPr="00D71D9C" w:rsidRDefault="004708C0" w:rsidP="00067725">
      <w:pPr>
        <w:pStyle w:val="tex"/>
        <w:ind w:firstLine="708"/>
        <w:jc w:val="both"/>
      </w:pPr>
      <w:r>
        <w:t>A</w:t>
      </w:r>
      <w:r w:rsidR="00D71D9C" w:rsidRPr="00D71D9C">
        <w:t xml:space="preserve"> Régis, pela dedicação aos colegas de turma, tornando assim a vida aca</w:t>
      </w:r>
      <w:r w:rsidR="00D71D9C">
        <w:t>dêmica mais humana para muitos.</w:t>
      </w:r>
    </w:p>
    <w:p w:rsidR="00D71D9C" w:rsidRPr="00D71D9C" w:rsidRDefault="0045318E" w:rsidP="00067725">
      <w:pPr>
        <w:pStyle w:val="tex"/>
        <w:ind w:firstLine="708"/>
        <w:jc w:val="both"/>
      </w:pPr>
      <w:r>
        <w:t>A</w:t>
      </w:r>
      <w:r w:rsidR="00D71D9C" w:rsidRPr="00D71D9C">
        <w:t xml:space="preserve"> Gabriel Secco, pela presença d</w:t>
      </w:r>
      <w:r w:rsidR="00D71D9C">
        <w:t xml:space="preserve">urante essa jornada e </w:t>
      </w:r>
      <w:r w:rsidR="004A0130">
        <w:t xml:space="preserve">esse </w:t>
      </w:r>
      <w:r w:rsidR="00D71D9C">
        <w:t>trabalho.</w:t>
      </w:r>
    </w:p>
    <w:p w:rsidR="00D71D9C" w:rsidRPr="00D71D9C" w:rsidRDefault="00D71D9C" w:rsidP="00067725">
      <w:pPr>
        <w:pStyle w:val="tex"/>
        <w:ind w:firstLine="708"/>
        <w:jc w:val="both"/>
      </w:pPr>
      <w:r w:rsidRPr="00D71D9C">
        <w:t xml:space="preserve">À todos amigos que aqui fiz, em destaque grupo de amigos mais próximos da COMP13, o famigerado </w:t>
      </w:r>
      <w:r w:rsidR="00067725" w:rsidRPr="00067725">
        <w:rPr>
          <w:i/>
        </w:rPr>
        <w:t xml:space="preserve">'Brothers da </w:t>
      </w:r>
      <w:proofErr w:type="spellStart"/>
      <w:r w:rsidR="00067725" w:rsidRPr="00067725">
        <w:rPr>
          <w:i/>
        </w:rPr>
        <w:t>Comp</w:t>
      </w:r>
      <w:proofErr w:type="spellEnd"/>
      <w:r w:rsidR="00067725" w:rsidRPr="00067725">
        <w:rPr>
          <w:i/>
        </w:rPr>
        <w:t>'</w:t>
      </w:r>
      <w:r w:rsidR="00067725">
        <w:t>, também a turma</w:t>
      </w:r>
      <w:r w:rsidRPr="00D71D9C">
        <w:t xml:space="preserve"> 1, turma com a qual</w:t>
      </w:r>
      <w:r>
        <w:t xml:space="preserve"> estudei durante o fundamental.</w:t>
      </w:r>
    </w:p>
    <w:p w:rsidR="00097977" w:rsidRDefault="00D71D9C" w:rsidP="00F045DE">
      <w:pPr>
        <w:pStyle w:val="tex"/>
        <w:ind w:firstLine="708"/>
        <w:jc w:val="both"/>
      </w:pPr>
      <w:r w:rsidRPr="00D71D9C">
        <w:t xml:space="preserve">A Gabriel </w:t>
      </w:r>
      <w:proofErr w:type="spellStart"/>
      <w:r w:rsidRPr="00D71D9C">
        <w:t>Sorrentino</w:t>
      </w:r>
      <w:proofErr w:type="spellEnd"/>
      <w:r w:rsidRPr="00D71D9C">
        <w:t>, pela parceria incontestável.</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w:t>
      </w:r>
      <w:r w:rsidRPr="00EB2327">
        <w:rPr>
          <w:rFonts w:ascii="Times New Roman" w:hAnsi="Times New Roman" w:cs="Times New Roman"/>
          <w:sz w:val="24"/>
          <w:szCs w:val="24"/>
        </w:rPr>
        <w:t>O universo não foi feito à medida do ser humano, mas tampouco l</w:t>
      </w:r>
      <w:r>
        <w:rPr>
          <w:rFonts w:ascii="Times New Roman" w:hAnsi="Times New Roman" w:cs="Times New Roman"/>
          <w:sz w:val="24"/>
          <w:szCs w:val="24"/>
        </w:rPr>
        <w:t xml:space="preserve">he é adverso: é-lhe </w:t>
      </w:r>
      <w:r w:rsidR="00510DB1">
        <w:rPr>
          <w:rFonts w:ascii="Times New Roman" w:hAnsi="Times New Roman" w:cs="Times New Roman"/>
          <w:sz w:val="24"/>
          <w:szCs w:val="24"/>
        </w:rPr>
        <w:t>i</w:t>
      </w:r>
      <w:r>
        <w:rPr>
          <w:rFonts w:ascii="Times New Roman" w:hAnsi="Times New Roman" w:cs="Times New Roman"/>
          <w:sz w:val="24"/>
          <w:szCs w:val="24"/>
        </w:rPr>
        <w:t>ndiferente”</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w:t>
      </w:r>
      <w:r w:rsidRPr="00EB2327">
        <w:rPr>
          <w:rFonts w:ascii="Times New Roman" w:hAnsi="Times New Roman" w:cs="Times New Roman"/>
          <w:sz w:val="24"/>
          <w:szCs w:val="24"/>
        </w:rPr>
        <w:t xml:space="preserve">O primeiro pecado da humanidade foi a fé; </w:t>
      </w:r>
      <w:r>
        <w:rPr>
          <w:rFonts w:ascii="Times New Roman" w:hAnsi="Times New Roman" w:cs="Times New Roman"/>
          <w:sz w:val="24"/>
          <w:szCs w:val="24"/>
        </w:rPr>
        <w:t>a primeira virtude foi a dúvida”</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p>
    <w:p w:rsidR="00A37936" w:rsidRDefault="00EB2327" w:rsidP="00EB2327">
      <w:pPr>
        <w:spacing w:after="0" w:line="360" w:lineRule="auto"/>
        <w:contextualSpacing/>
        <w:mirrorIndents/>
        <w:jc w:val="right"/>
        <w:rPr>
          <w:rFonts w:ascii="Times New Roman" w:hAnsi="Times New Roman" w:cs="Times New Roman"/>
          <w:sz w:val="24"/>
          <w:szCs w:val="24"/>
        </w:rPr>
      </w:pPr>
      <w:r w:rsidRPr="00EB2327">
        <w:rPr>
          <w:rFonts w:ascii="Times New Roman" w:hAnsi="Times New Roman" w:cs="Times New Roman"/>
          <w:sz w:val="24"/>
          <w:szCs w:val="24"/>
        </w:rPr>
        <w:t>Carl Sagan</w:t>
      </w:r>
    </w:p>
    <w:p w:rsidR="00C264B2" w:rsidRDefault="00C264B2" w:rsidP="00EB2327">
      <w:pPr>
        <w:spacing w:after="0" w:line="360" w:lineRule="auto"/>
        <w:contextualSpacing/>
        <w:mirrorIndents/>
        <w:jc w:val="right"/>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F2666B" w:rsidRDefault="003659D3" w:rsidP="00F2666B">
      <w:pPr>
        <w:pStyle w:val="tex"/>
        <w:jc w:val="center"/>
        <w:rPr>
          <w:b/>
        </w:rPr>
      </w:pPr>
      <w:bookmarkStart w:id="8" w:name="_Toc373235725"/>
      <w:r w:rsidRPr="00F2666B">
        <w:rPr>
          <w:b/>
        </w:rPr>
        <w:lastRenderedPageBreak/>
        <w:t>Resumo</w:t>
      </w:r>
      <w:bookmarkEnd w:id="8"/>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w:t>
      </w:r>
      <w:r w:rsidR="008E0B94">
        <w:rPr>
          <w:shd w:val="clear" w:color="auto" w:fill="FFFFFF"/>
        </w:rPr>
        <w:t xml:space="preserve">mpetitivas quando comparadas </w:t>
      </w:r>
      <w:r>
        <w:rPr>
          <w:shd w:val="clear" w:color="auto" w:fill="FFFFFF"/>
        </w:rPr>
        <w:t>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r w:rsidR="00C34625">
        <w:rPr>
          <w:shd w:val="clear" w:color="auto" w:fill="FFFFFF"/>
        </w:rPr>
        <w:t xml:space="preserve"> Os testes indicaram que o algoritmo obteve um resultado eficiente em comparação com soluções alternativas.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F2666B" w:rsidRDefault="003659D3" w:rsidP="00F2666B">
      <w:pPr>
        <w:pStyle w:val="tex"/>
        <w:jc w:val="center"/>
        <w:rPr>
          <w:b/>
          <w:lang w:val="en-US"/>
        </w:rPr>
      </w:pPr>
      <w:bookmarkStart w:id="9" w:name="_Toc373235726"/>
      <w:r w:rsidRPr="00F2666B">
        <w:rPr>
          <w:b/>
          <w:lang w:val="en-US"/>
        </w:rPr>
        <w:t>Abstract</w:t>
      </w:r>
      <w:bookmarkEnd w:id="9"/>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r w:rsidR="00332FF0" w:rsidRPr="00294904">
        <w:rPr>
          <w:shd w:val="clear" w:color="auto" w:fill="FFFFFF"/>
          <w:lang w:val="en-US"/>
        </w:rPr>
        <w:t>difficult and</w:t>
      </w:r>
      <w:r w:rsidRPr="00294904">
        <w:rPr>
          <w:shd w:val="clear" w:color="auto" w:fill="FFFFFF"/>
          <w:lang w:val="en-US"/>
        </w:rPr>
        <w:t xml:space="preserve"> very important problem is to perform an efficient routers placement. In this graduation </w:t>
      </w:r>
      <w:r w:rsidR="00332FF0" w:rsidRPr="00294904">
        <w:rPr>
          <w:shd w:val="clear" w:color="auto" w:fill="FFFFFF"/>
          <w:lang w:val="en-US"/>
        </w:rPr>
        <w:t>work,</w:t>
      </w:r>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r w:rsidR="00094FDA" w:rsidRPr="00094FDA">
        <w:t xml:space="preserve"> </w:t>
      </w:r>
      <w:r w:rsidR="00094FDA" w:rsidRPr="00094FDA">
        <w:rPr>
          <w:shd w:val="clear" w:color="auto" w:fill="FFFFFF"/>
          <w:lang w:val="en-US"/>
        </w:rPr>
        <w:t>The tests indicated that the</w:t>
      </w:r>
      <w:r w:rsidR="00094FDA">
        <w:rPr>
          <w:shd w:val="clear" w:color="auto" w:fill="FFFFFF"/>
          <w:lang w:val="en-US"/>
        </w:rPr>
        <w:t xml:space="preserve"> genetic</w:t>
      </w:r>
      <w:r w:rsidR="00094FDA" w:rsidRPr="00094FDA">
        <w:rPr>
          <w:shd w:val="clear" w:color="auto" w:fill="FFFFFF"/>
          <w:lang w:val="en-US"/>
        </w:rPr>
        <w:t xml:space="preserve"> algorithm achieved an efficient outcome compared to alternative solutions.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C82E9C" w:rsidRDefault="00C82E9C">
      <w:pPr>
        <w:rPr>
          <w:rFonts w:ascii="Times New Roman" w:hAnsi="Times New Roman" w:cs="Times New Roman"/>
          <w:b/>
          <w:sz w:val="24"/>
          <w:szCs w:val="24"/>
        </w:rPr>
      </w:pPr>
      <w:bookmarkStart w:id="10" w:name="_Toc373235727"/>
      <w:r>
        <w:rPr>
          <w:b/>
        </w:rPr>
        <w:br w:type="page"/>
      </w:r>
    </w:p>
    <w:p w:rsidR="003D73A7" w:rsidRPr="00C82E9C" w:rsidRDefault="004D12B4" w:rsidP="00C82E9C">
      <w:pPr>
        <w:pStyle w:val="tex"/>
        <w:jc w:val="center"/>
        <w:rPr>
          <w:b/>
        </w:rPr>
      </w:pPr>
      <w:r w:rsidRPr="00C82E9C">
        <w:rPr>
          <w:b/>
        </w:rPr>
        <w:lastRenderedPageBreak/>
        <w:t>Lista de Figuras</w:t>
      </w:r>
      <w:bookmarkEnd w:id="10"/>
    </w:p>
    <w:p w:rsidR="00C82E9C" w:rsidRDefault="003024DD">
      <w:pPr>
        <w:pStyle w:val="TableofFigures"/>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D12010" w:rsidRPr="00E0393A">
        <w:rPr>
          <w:rFonts w:ascii="Times New Roman" w:hAnsi="Times New Roman" w:cs="Times New Roman"/>
          <w:sz w:val="24"/>
          <w:szCs w:val="24"/>
        </w:rPr>
        <w:instrText xml:space="preserve"> TOC \c "Figura" </w:instrText>
      </w:r>
      <w:r w:rsidRPr="00E0393A">
        <w:rPr>
          <w:rFonts w:ascii="Times New Roman" w:hAnsi="Times New Roman" w:cs="Times New Roman"/>
          <w:sz w:val="24"/>
          <w:szCs w:val="24"/>
        </w:rPr>
        <w:fldChar w:fldCharType="separate"/>
      </w:r>
      <w:r w:rsidR="00C82E9C" w:rsidRPr="00142AE0">
        <w:rPr>
          <w:rFonts w:ascii="Times New Roman" w:hAnsi="Times New Roman" w:cs="Times New Roman"/>
          <w:noProof/>
        </w:rPr>
        <w:t xml:space="preserve">Figura 1: </w:t>
      </w:r>
      <w:r w:rsidR="00C82E9C" w:rsidRPr="00142AE0">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00C82E9C" w:rsidRPr="00142AE0">
        <w:rPr>
          <w:rFonts w:ascii="Times New Roman" w:eastAsiaTheme="minorEastAsia" w:hAnsi="Times New Roman" w:cs="Times New Roman"/>
          <w:noProof/>
        </w:rPr>
        <w:t>.</w:t>
      </w:r>
      <w:r w:rsidR="00C82E9C">
        <w:rPr>
          <w:noProof/>
        </w:rPr>
        <w:tab/>
      </w:r>
      <w:r w:rsidR="00C82E9C">
        <w:rPr>
          <w:noProof/>
        </w:rPr>
        <w:fldChar w:fldCharType="begin"/>
      </w:r>
      <w:r w:rsidR="00C82E9C">
        <w:rPr>
          <w:noProof/>
        </w:rPr>
        <w:instrText xml:space="preserve"> PAGEREF _Toc373375418 \h </w:instrText>
      </w:r>
      <w:r w:rsidR="00C82E9C">
        <w:rPr>
          <w:noProof/>
        </w:rPr>
      </w:r>
      <w:r w:rsidR="00C82E9C">
        <w:rPr>
          <w:noProof/>
        </w:rPr>
        <w:fldChar w:fldCharType="separate"/>
      </w:r>
      <w:r w:rsidR="0094392F">
        <w:rPr>
          <w:noProof/>
        </w:rPr>
        <w:t>20</w:t>
      </w:r>
      <w:r w:rsidR="00C82E9C">
        <w:rPr>
          <w:noProof/>
        </w:rPr>
        <w:fldChar w:fldCharType="end"/>
      </w:r>
    </w:p>
    <w:p w:rsidR="00C82E9C" w:rsidRDefault="00C82E9C">
      <w:pPr>
        <w:pStyle w:val="TableofFigures"/>
        <w:tabs>
          <w:tab w:val="right" w:leader="dot" w:pos="9061"/>
        </w:tabs>
        <w:rPr>
          <w:rFonts w:eastAsiaTheme="minorEastAsia"/>
          <w:noProof/>
          <w:lang w:val="en-US"/>
        </w:rPr>
      </w:pPr>
      <w:r w:rsidRPr="00142AE0">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_Toc373375419 \h </w:instrText>
      </w:r>
      <w:r>
        <w:rPr>
          <w:noProof/>
        </w:rPr>
      </w:r>
      <w:r>
        <w:rPr>
          <w:noProof/>
        </w:rPr>
        <w:fldChar w:fldCharType="separate"/>
      </w:r>
      <w:r w:rsidR="0094392F">
        <w:rPr>
          <w:noProof/>
        </w:rPr>
        <w:t>21</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3 - Quatro Roteadores(Azul) cobrindo 4 sensores sem obstáculos com </w:t>
      </w:r>
      <m:oMath>
        <m:r>
          <w:rPr>
            <w:rFonts w:ascii="Cambria Math" w:hAnsi="Cambria Math"/>
            <w:noProof/>
          </w:rPr>
          <m:t>range=50</m:t>
        </m:r>
      </m:oMath>
      <w:r w:rsidRPr="00142AE0">
        <w:rPr>
          <w:rFonts w:eastAsiaTheme="minorEastAsia"/>
          <w:noProof/>
        </w:rPr>
        <w:t>.</w:t>
      </w:r>
      <w:r>
        <w:rPr>
          <w:noProof/>
        </w:rPr>
        <w:tab/>
      </w:r>
      <w:r>
        <w:rPr>
          <w:noProof/>
        </w:rPr>
        <w:fldChar w:fldCharType="begin"/>
      </w:r>
      <w:r>
        <w:rPr>
          <w:noProof/>
        </w:rPr>
        <w:instrText xml:space="preserve"> PAGEREF _Toc373375420 \h </w:instrText>
      </w:r>
      <w:r>
        <w:rPr>
          <w:noProof/>
        </w:rPr>
      </w:r>
      <w:r>
        <w:rPr>
          <w:noProof/>
        </w:rPr>
        <w:fldChar w:fldCharType="separate"/>
      </w:r>
      <w:r w:rsidR="0094392F">
        <w:rPr>
          <w:noProof/>
        </w:rPr>
        <w:t>22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 – Planta com 1 roteador e dois obstáculos</w:t>
      </w:r>
      <w:r>
        <w:rPr>
          <w:noProof/>
        </w:rPr>
        <w:tab/>
      </w:r>
      <w:r>
        <w:rPr>
          <w:noProof/>
        </w:rPr>
        <w:fldChar w:fldCharType="begin"/>
      </w:r>
      <w:r>
        <w:rPr>
          <w:noProof/>
        </w:rPr>
        <w:instrText xml:space="preserve"> PAGEREF _Toc373375421 \h </w:instrText>
      </w:r>
      <w:r>
        <w:rPr>
          <w:noProof/>
        </w:rPr>
      </w:r>
      <w:r>
        <w:rPr>
          <w:noProof/>
        </w:rPr>
        <w:fldChar w:fldCharType="separate"/>
      </w:r>
      <w:r w:rsidR="0094392F">
        <w:rPr>
          <w:noProof/>
        </w:rPr>
        <w:t>23</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5 – Um Roteador cobrindo 2 sensores com obstáculos, </w:t>
      </w:r>
      <m:oMath>
        <m:r>
          <w:rPr>
            <w:rFonts w:ascii="Cambria Math" w:hAnsi="Cambria Math"/>
            <w:noProof/>
          </w:rPr>
          <m:t>range=50</m:t>
        </m:r>
      </m:oMath>
      <w:r w:rsidRPr="00142AE0">
        <w:rPr>
          <w:rFonts w:eastAsiaTheme="minorEastAsia"/>
          <w:noProof/>
        </w:rPr>
        <w:t xml:space="preserve">, </w:t>
      </w:r>
      <m:oMath>
        <m:r>
          <w:rPr>
            <w:rFonts w:ascii="Cambria Math" w:eastAsiaTheme="minorEastAsia" w:hAnsi="Cambria Math"/>
            <w:noProof/>
          </w:rPr>
          <m:t>alpha=0.6</m:t>
        </m:r>
      </m:oMath>
      <w:r w:rsidRPr="00142AE0">
        <w:rPr>
          <w:rFonts w:eastAsiaTheme="minorEastAsia"/>
          <w:noProof/>
        </w:rPr>
        <w:t>.</w:t>
      </w:r>
      <w:r>
        <w:rPr>
          <w:noProof/>
        </w:rPr>
        <w:tab/>
      </w:r>
      <w:r>
        <w:rPr>
          <w:noProof/>
        </w:rPr>
        <w:fldChar w:fldCharType="begin"/>
      </w:r>
      <w:r>
        <w:rPr>
          <w:noProof/>
        </w:rPr>
        <w:instrText xml:space="preserve"> PAGEREF _Toc373375422 \h </w:instrText>
      </w:r>
      <w:r>
        <w:rPr>
          <w:noProof/>
        </w:rPr>
      </w:r>
      <w:r>
        <w:rPr>
          <w:noProof/>
        </w:rPr>
        <w:fldChar w:fldCharType="separate"/>
      </w:r>
      <w:r w:rsidR="0094392F">
        <w:rPr>
          <w:noProof/>
        </w:rPr>
        <w:t>24</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6 – Quatro Roteadores cobrindo 5 sensores com obstáculos, </w:t>
      </w:r>
      <m:oMath>
        <m:r>
          <w:rPr>
            <w:rFonts w:ascii="Cambria Math" w:hAnsi="Cambria Math"/>
            <w:noProof/>
          </w:rPr>
          <m:t>range=50</m:t>
        </m:r>
      </m:oMath>
      <w:r w:rsidRPr="00142AE0">
        <w:rPr>
          <w:rFonts w:eastAsiaTheme="minorEastAsia"/>
          <w:noProof/>
        </w:rPr>
        <w:t xml:space="preserve">, </w:t>
      </w:r>
      <m:oMath>
        <m:r>
          <w:rPr>
            <w:rFonts w:ascii="Cambria Math" w:eastAsiaTheme="minorEastAsia" w:hAnsi="Cambria Math"/>
            <w:noProof/>
          </w:rPr>
          <m:t>alpha=0.6</m:t>
        </m:r>
      </m:oMath>
      <w:r w:rsidRPr="00142AE0">
        <w:rPr>
          <w:rFonts w:eastAsiaTheme="minorEastAsia"/>
          <w:noProof/>
        </w:rPr>
        <w:t>.</w:t>
      </w:r>
      <w:r>
        <w:rPr>
          <w:noProof/>
        </w:rPr>
        <w:tab/>
      </w:r>
      <w:r>
        <w:rPr>
          <w:noProof/>
        </w:rPr>
        <w:fldChar w:fldCharType="begin"/>
      </w:r>
      <w:r>
        <w:rPr>
          <w:noProof/>
        </w:rPr>
        <w:instrText xml:space="preserve"> PAGEREF _Toc373375423 \h </w:instrText>
      </w:r>
      <w:r>
        <w:rPr>
          <w:noProof/>
        </w:rPr>
      </w:r>
      <w:r>
        <w:rPr>
          <w:noProof/>
        </w:rPr>
        <w:fldChar w:fldCharType="separate"/>
      </w:r>
      <w:r w:rsidR="0094392F">
        <w:rPr>
          <w:noProof/>
        </w:rPr>
        <w:t>24</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7 – Quatro Roteadores conectados em uma planta com obstáculos,  </w:t>
      </w:r>
      <m:oMath>
        <m:r>
          <w:rPr>
            <w:rFonts w:ascii="Cambria Math" w:hAnsi="Cambria Math"/>
            <w:noProof/>
          </w:rPr>
          <m:t>range_router=200</m:t>
        </m:r>
      </m:oMath>
      <w:r w:rsidRPr="00142AE0">
        <w:rPr>
          <w:rFonts w:eastAsiaTheme="minorEastAsia"/>
          <w:noProof/>
        </w:rPr>
        <w:t xml:space="preserve">, </w:t>
      </w:r>
      <m:oMath>
        <m:r>
          <w:rPr>
            <w:rFonts w:ascii="Cambria Math" w:eastAsiaTheme="minorEastAsia" w:hAnsi="Cambria Math"/>
            <w:noProof/>
          </w:rPr>
          <m:t>alpha=0.6</m:t>
        </m:r>
      </m:oMath>
      <w:r w:rsidRPr="00142AE0">
        <w:rPr>
          <w:rFonts w:eastAsiaTheme="minorEastAsia"/>
          <w:noProof/>
        </w:rPr>
        <w:t>.</w:t>
      </w:r>
      <w:r>
        <w:rPr>
          <w:noProof/>
        </w:rPr>
        <w:tab/>
      </w:r>
      <w:r>
        <w:rPr>
          <w:noProof/>
        </w:rPr>
        <w:fldChar w:fldCharType="begin"/>
      </w:r>
      <w:r>
        <w:rPr>
          <w:noProof/>
        </w:rPr>
        <w:instrText xml:space="preserve"> PAGEREF _Toc373375424 \h </w:instrText>
      </w:r>
      <w:r>
        <w:rPr>
          <w:noProof/>
        </w:rPr>
      </w:r>
      <w:r>
        <w:rPr>
          <w:noProof/>
        </w:rPr>
        <w:fldChar w:fldCharType="separate"/>
      </w:r>
      <w:r w:rsidR="0094392F">
        <w:rPr>
          <w:noProof/>
        </w:rPr>
        <w:t>25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8 – Exemplo com 8 sensores para teste de velocidade.</w:t>
      </w:r>
      <w:r>
        <w:rPr>
          <w:noProof/>
        </w:rPr>
        <w:tab/>
      </w:r>
      <w:r>
        <w:rPr>
          <w:noProof/>
        </w:rPr>
        <w:fldChar w:fldCharType="begin"/>
      </w:r>
      <w:r>
        <w:rPr>
          <w:noProof/>
        </w:rPr>
        <w:instrText xml:space="preserve"> PAGEREF _Toc373375425 \h </w:instrText>
      </w:r>
      <w:r>
        <w:rPr>
          <w:noProof/>
        </w:rPr>
      </w:r>
      <w:r>
        <w:rPr>
          <w:noProof/>
        </w:rPr>
        <w:fldChar w:fldCharType="separate"/>
      </w:r>
      <w:r w:rsidR="0094392F">
        <w:rPr>
          <w:noProof/>
        </w:rPr>
        <w:t>30</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9 – Representação das probabilidades provenientes da aptidão relativa.</w:t>
      </w:r>
      <w:r>
        <w:rPr>
          <w:noProof/>
        </w:rPr>
        <w:tab/>
      </w:r>
      <w:r>
        <w:rPr>
          <w:noProof/>
        </w:rPr>
        <w:fldChar w:fldCharType="begin"/>
      </w:r>
      <w:r>
        <w:rPr>
          <w:noProof/>
        </w:rPr>
        <w:instrText xml:space="preserve"> PAGEREF _Toc373375426 \h </w:instrText>
      </w:r>
      <w:r>
        <w:rPr>
          <w:noProof/>
        </w:rPr>
      </w:r>
      <w:r>
        <w:rPr>
          <w:noProof/>
        </w:rPr>
        <w:fldChar w:fldCharType="separate"/>
      </w:r>
      <w:r w:rsidR="0094392F">
        <w:rPr>
          <w:noProof/>
        </w:rPr>
        <w:t>32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10 – Cruzamento do tipo Corte Único.</w:t>
      </w:r>
      <w:r>
        <w:rPr>
          <w:noProof/>
        </w:rPr>
        <w:tab/>
      </w:r>
      <w:r>
        <w:rPr>
          <w:noProof/>
        </w:rPr>
        <w:fldChar w:fldCharType="begin"/>
      </w:r>
      <w:r>
        <w:rPr>
          <w:noProof/>
        </w:rPr>
        <w:instrText xml:space="preserve"> PAGEREF _Toc373375427 \h </w:instrText>
      </w:r>
      <w:r>
        <w:rPr>
          <w:noProof/>
        </w:rPr>
      </w:r>
      <w:r>
        <w:rPr>
          <w:noProof/>
        </w:rPr>
        <w:fldChar w:fldCharType="separate"/>
      </w:r>
      <w:r w:rsidR="0094392F">
        <w:rPr>
          <w:noProof/>
        </w:rPr>
        <w:t>33</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11 – Cruzamento do tipo Multi Corte.</w:t>
      </w:r>
      <w:r>
        <w:rPr>
          <w:noProof/>
        </w:rPr>
        <w:tab/>
      </w:r>
      <w:r>
        <w:rPr>
          <w:noProof/>
        </w:rPr>
        <w:fldChar w:fldCharType="begin"/>
      </w:r>
      <w:r>
        <w:rPr>
          <w:noProof/>
        </w:rPr>
        <w:instrText xml:space="preserve"> PAGEREF _Toc373375428 \h </w:instrText>
      </w:r>
      <w:r>
        <w:rPr>
          <w:noProof/>
        </w:rPr>
      </w:r>
      <w:r>
        <w:rPr>
          <w:noProof/>
        </w:rPr>
        <w:fldChar w:fldCharType="separate"/>
      </w:r>
      <w:r w:rsidR="0094392F">
        <w:rPr>
          <w:noProof/>
        </w:rPr>
        <w:t>33</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12 – Individuo sofrendo mutação de dois bits.</w:t>
      </w:r>
      <w:r>
        <w:rPr>
          <w:noProof/>
        </w:rPr>
        <w:tab/>
      </w:r>
      <w:r>
        <w:rPr>
          <w:noProof/>
        </w:rPr>
        <w:fldChar w:fldCharType="begin"/>
      </w:r>
      <w:r>
        <w:rPr>
          <w:noProof/>
        </w:rPr>
        <w:instrText xml:space="preserve"> PAGEREF _Toc373375429 \h </w:instrText>
      </w:r>
      <w:r>
        <w:rPr>
          <w:noProof/>
        </w:rPr>
      </w:r>
      <w:r>
        <w:rPr>
          <w:noProof/>
        </w:rPr>
        <w:fldChar w:fldCharType="separate"/>
      </w:r>
      <w:r w:rsidR="0094392F">
        <w:rPr>
          <w:noProof/>
        </w:rPr>
        <w:t>34</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13 – Aptidão máxima e média para probabilidade de mutação igual a 50% por bit.</w:t>
      </w:r>
      <w:r>
        <w:rPr>
          <w:noProof/>
        </w:rPr>
        <w:tab/>
      </w:r>
      <w:r>
        <w:rPr>
          <w:noProof/>
        </w:rPr>
        <w:fldChar w:fldCharType="begin"/>
      </w:r>
      <w:r>
        <w:rPr>
          <w:noProof/>
        </w:rPr>
        <w:instrText xml:space="preserve"> PAGEREF _Toc373375430 \h </w:instrText>
      </w:r>
      <w:r>
        <w:rPr>
          <w:noProof/>
        </w:rPr>
      </w:r>
      <w:r>
        <w:rPr>
          <w:noProof/>
        </w:rPr>
        <w:fldChar w:fldCharType="separate"/>
      </w:r>
      <w:r w:rsidR="0094392F">
        <w:rPr>
          <w:noProof/>
        </w:rPr>
        <w:t>35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14 – Aptidão máxima e média para probabilidade de mutação igual a 5% por bit.</w:t>
      </w:r>
      <w:r>
        <w:rPr>
          <w:noProof/>
        </w:rPr>
        <w:tab/>
      </w:r>
      <w:r>
        <w:rPr>
          <w:noProof/>
        </w:rPr>
        <w:fldChar w:fldCharType="begin"/>
      </w:r>
      <w:r>
        <w:rPr>
          <w:noProof/>
        </w:rPr>
        <w:instrText xml:space="preserve"> PAGEREF _Toc373375431 \h </w:instrText>
      </w:r>
      <w:r>
        <w:rPr>
          <w:noProof/>
        </w:rPr>
      </w:r>
      <w:r>
        <w:rPr>
          <w:noProof/>
        </w:rPr>
        <w:fldChar w:fldCharType="separate"/>
      </w:r>
      <w:r w:rsidR="0094392F">
        <w:rPr>
          <w:noProof/>
        </w:rPr>
        <w:t>35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15</w:t>
      </w:r>
      <w:r w:rsidRPr="00142AE0">
        <w:rPr>
          <w:i/>
          <w:iCs/>
          <w:noProof/>
        </w:rPr>
        <w:t xml:space="preserve"> - </w:t>
      </w:r>
      <w:r>
        <w:rPr>
          <w:noProof/>
        </w:rPr>
        <w:t>Aptidão máxima e média para probabilidade de mutação igual a 0,5% por bit.</w:t>
      </w:r>
      <w:r>
        <w:rPr>
          <w:noProof/>
        </w:rPr>
        <w:tab/>
      </w:r>
      <w:r>
        <w:rPr>
          <w:noProof/>
        </w:rPr>
        <w:fldChar w:fldCharType="begin"/>
      </w:r>
      <w:r>
        <w:rPr>
          <w:noProof/>
        </w:rPr>
        <w:instrText xml:space="preserve"> PAGEREF _Toc373375432 \h </w:instrText>
      </w:r>
      <w:r>
        <w:rPr>
          <w:noProof/>
        </w:rPr>
      </w:r>
      <w:r>
        <w:rPr>
          <w:noProof/>
        </w:rPr>
        <w:fldChar w:fldCharType="separate"/>
      </w:r>
      <w:r w:rsidR="0094392F">
        <w:rPr>
          <w:noProof/>
        </w:rPr>
        <w:t>35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16</w:t>
      </w:r>
      <w:r w:rsidRPr="00142AE0">
        <w:rPr>
          <w:i/>
          <w:iCs/>
          <w:noProof/>
        </w:rPr>
        <w:t xml:space="preserve"> </w:t>
      </w:r>
      <w:r>
        <w:rPr>
          <w:noProof/>
        </w:rPr>
        <w:t>– Aptidão máxima e média para probabilidade de mutação igual a 0,1% por bit.</w:t>
      </w:r>
      <w:r>
        <w:rPr>
          <w:noProof/>
        </w:rPr>
        <w:tab/>
      </w:r>
      <w:r>
        <w:rPr>
          <w:noProof/>
        </w:rPr>
        <w:fldChar w:fldCharType="begin"/>
      </w:r>
      <w:r>
        <w:rPr>
          <w:noProof/>
        </w:rPr>
        <w:instrText xml:space="preserve"> PAGEREF _Toc373375433 \h </w:instrText>
      </w:r>
      <w:r>
        <w:rPr>
          <w:noProof/>
        </w:rPr>
      </w:r>
      <w:r>
        <w:rPr>
          <w:noProof/>
        </w:rPr>
        <w:fldChar w:fldCharType="separate"/>
      </w:r>
      <w:r w:rsidR="0094392F">
        <w:rPr>
          <w:noProof/>
        </w:rPr>
        <w:t>36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17 – Região de cobertura de três sensores em uma planta sem obstáculos.</w:t>
      </w:r>
      <w:r>
        <w:rPr>
          <w:noProof/>
        </w:rPr>
        <w:tab/>
      </w:r>
      <w:r>
        <w:rPr>
          <w:noProof/>
        </w:rPr>
        <w:fldChar w:fldCharType="begin"/>
      </w:r>
      <w:r>
        <w:rPr>
          <w:noProof/>
        </w:rPr>
        <w:instrText xml:space="preserve"> PAGEREF _Toc373375434 \h </w:instrText>
      </w:r>
      <w:r>
        <w:rPr>
          <w:noProof/>
        </w:rPr>
      </w:r>
      <w:r>
        <w:rPr>
          <w:noProof/>
        </w:rPr>
        <w:fldChar w:fldCharType="separate"/>
      </w:r>
      <w:r w:rsidR="0094392F">
        <w:rPr>
          <w:noProof/>
        </w:rPr>
        <w:t>39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18 – Região de cobertura de três sensores em uma planta sem obstáculos. Sensores mais próximos.</w:t>
      </w:r>
      <w:r>
        <w:rPr>
          <w:noProof/>
        </w:rPr>
        <w:tab/>
      </w:r>
      <w:r>
        <w:rPr>
          <w:noProof/>
        </w:rPr>
        <w:fldChar w:fldCharType="begin"/>
      </w:r>
      <w:r>
        <w:rPr>
          <w:noProof/>
        </w:rPr>
        <w:instrText xml:space="preserve"> PAGEREF _Toc373375435 \h </w:instrText>
      </w:r>
      <w:r>
        <w:rPr>
          <w:noProof/>
        </w:rPr>
      </w:r>
      <w:r>
        <w:rPr>
          <w:noProof/>
        </w:rPr>
        <w:fldChar w:fldCharType="separate"/>
      </w:r>
      <w:r w:rsidR="0094392F">
        <w:rPr>
          <w:noProof/>
        </w:rPr>
        <w:t>39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19 - Teste 1</w:t>
      </w:r>
      <w:r>
        <w:rPr>
          <w:noProof/>
        </w:rPr>
        <w:tab/>
      </w:r>
      <w:r>
        <w:rPr>
          <w:noProof/>
        </w:rPr>
        <w:fldChar w:fldCharType="begin"/>
      </w:r>
      <w:r>
        <w:rPr>
          <w:noProof/>
        </w:rPr>
        <w:instrText xml:space="preserve"> PAGEREF _Toc373375436 \h </w:instrText>
      </w:r>
      <w:r>
        <w:rPr>
          <w:noProof/>
        </w:rPr>
      </w:r>
      <w:r>
        <w:rPr>
          <w:noProof/>
        </w:rPr>
        <w:fldChar w:fldCharType="separate"/>
      </w:r>
      <w:r w:rsidR="0094392F">
        <w:rPr>
          <w:noProof/>
        </w:rPr>
        <w:t>44</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20 - Teste 3</w:t>
      </w:r>
      <w:r>
        <w:rPr>
          <w:noProof/>
        </w:rPr>
        <w:tab/>
      </w:r>
      <w:r>
        <w:rPr>
          <w:noProof/>
        </w:rPr>
        <w:fldChar w:fldCharType="begin"/>
      </w:r>
      <w:r>
        <w:rPr>
          <w:noProof/>
        </w:rPr>
        <w:instrText xml:space="preserve"> PAGEREF _Toc373375437 \h </w:instrText>
      </w:r>
      <w:r>
        <w:rPr>
          <w:noProof/>
        </w:rPr>
      </w:r>
      <w:r>
        <w:rPr>
          <w:noProof/>
        </w:rPr>
        <w:fldChar w:fldCharType="separate"/>
      </w:r>
      <w:r w:rsidR="0094392F">
        <w:rPr>
          <w:noProof/>
        </w:rPr>
        <w:t>45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21 - Teste 5</w:t>
      </w:r>
      <w:r>
        <w:rPr>
          <w:noProof/>
        </w:rPr>
        <w:tab/>
      </w:r>
      <w:r>
        <w:rPr>
          <w:noProof/>
        </w:rPr>
        <w:fldChar w:fldCharType="begin"/>
      </w:r>
      <w:r>
        <w:rPr>
          <w:noProof/>
        </w:rPr>
        <w:instrText xml:space="preserve"> PAGEREF _Toc373375438 \h </w:instrText>
      </w:r>
      <w:r>
        <w:rPr>
          <w:noProof/>
        </w:rPr>
      </w:r>
      <w:r>
        <w:rPr>
          <w:noProof/>
        </w:rPr>
        <w:fldChar w:fldCharType="separate"/>
      </w:r>
      <w:r w:rsidR="0094392F">
        <w:rPr>
          <w:noProof/>
        </w:rPr>
        <w:t>45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22 - Teste 7</w:t>
      </w:r>
      <w:r>
        <w:rPr>
          <w:noProof/>
        </w:rPr>
        <w:tab/>
      </w:r>
      <w:r>
        <w:rPr>
          <w:noProof/>
        </w:rPr>
        <w:fldChar w:fldCharType="begin"/>
      </w:r>
      <w:r>
        <w:rPr>
          <w:noProof/>
        </w:rPr>
        <w:instrText xml:space="preserve"> PAGEREF _Toc373375439 \h </w:instrText>
      </w:r>
      <w:r>
        <w:rPr>
          <w:noProof/>
        </w:rPr>
      </w:r>
      <w:r>
        <w:rPr>
          <w:noProof/>
        </w:rPr>
        <w:fldChar w:fldCharType="separate"/>
      </w:r>
      <w:r w:rsidR="0094392F">
        <w:rPr>
          <w:noProof/>
        </w:rPr>
        <w:t>46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23 - Teste 9</w:t>
      </w:r>
      <w:r>
        <w:rPr>
          <w:noProof/>
        </w:rPr>
        <w:tab/>
      </w:r>
      <w:r>
        <w:rPr>
          <w:noProof/>
        </w:rPr>
        <w:fldChar w:fldCharType="begin"/>
      </w:r>
      <w:r>
        <w:rPr>
          <w:noProof/>
        </w:rPr>
        <w:instrText xml:space="preserve"> PAGEREF _Toc373375440 \h </w:instrText>
      </w:r>
      <w:r>
        <w:rPr>
          <w:noProof/>
        </w:rPr>
      </w:r>
      <w:r>
        <w:rPr>
          <w:noProof/>
        </w:rPr>
        <w:fldChar w:fldCharType="separate"/>
      </w:r>
      <w:r w:rsidR="0094392F">
        <w:rPr>
          <w:noProof/>
        </w:rPr>
        <w:t>46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24 – Mapa de sensores cobertos para o teste 1.</w:t>
      </w:r>
      <w:r>
        <w:rPr>
          <w:noProof/>
        </w:rPr>
        <w:tab/>
      </w:r>
      <w:r>
        <w:rPr>
          <w:noProof/>
        </w:rPr>
        <w:fldChar w:fldCharType="begin"/>
      </w:r>
      <w:r>
        <w:rPr>
          <w:noProof/>
        </w:rPr>
        <w:instrText xml:space="preserve"> PAGEREF _Toc373375441 \h </w:instrText>
      </w:r>
      <w:r>
        <w:rPr>
          <w:noProof/>
        </w:rPr>
      </w:r>
      <w:r>
        <w:rPr>
          <w:noProof/>
        </w:rPr>
        <w:fldChar w:fldCharType="separate"/>
      </w:r>
      <w:r w:rsidR="0094392F">
        <w:rPr>
          <w:noProof/>
        </w:rPr>
        <w:t>48</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25 – Mapa para visualização de comunicação entre roteadores, considerando </w:t>
      </w:r>
      <m:oMath>
        <m:r>
          <w:rPr>
            <w:rFonts w:ascii="Cambria Math" w:hAnsi="Cambria Math"/>
            <w:noProof/>
          </w:rPr>
          <m:t>range_router</m:t>
        </m:r>
      </m:oMath>
      <w:r>
        <w:rPr>
          <w:noProof/>
        </w:rPr>
        <w:t xml:space="preserve"> para o teste 1.</w:t>
      </w:r>
      <w:r>
        <w:rPr>
          <w:noProof/>
        </w:rPr>
        <w:tab/>
      </w:r>
      <w:r>
        <w:rPr>
          <w:noProof/>
        </w:rPr>
        <w:fldChar w:fldCharType="begin"/>
      </w:r>
      <w:r>
        <w:rPr>
          <w:noProof/>
        </w:rPr>
        <w:instrText xml:space="preserve"> PAGEREF _Toc373375442 \h </w:instrText>
      </w:r>
      <w:r>
        <w:rPr>
          <w:noProof/>
        </w:rPr>
      </w:r>
      <w:r>
        <w:rPr>
          <w:noProof/>
        </w:rPr>
        <w:fldChar w:fldCharType="separate"/>
      </w:r>
      <w:r w:rsidR="0094392F">
        <w:rPr>
          <w:noProof/>
        </w:rPr>
        <w:t>48</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26 - Evolução da aptidão do teste 1.</w:t>
      </w:r>
      <w:r>
        <w:rPr>
          <w:noProof/>
        </w:rPr>
        <w:tab/>
      </w:r>
      <w:r>
        <w:rPr>
          <w:noProof/>
        </w:rPr>
        <w:fldChar w:fldCharType="begin"/>
      </w:r>
      <w:r>
        <w:rPr>
          <w:noProof/>
        </w:rPr>
        <w:instrText xml:space="preserve"> PAGEREF _Toc373375443 \h </w:instrText>
      </w:r>
      <w:r>
        <w:rPr>
          <w:noProof/>
        </w:rPr>
      </w:r>
      <w:r>
        <w:rPr>
          <w:noProof/>
        </w:rPr>
        <w:fldChar w:fldCharType="separate"/>
      </w:r>
      <w:r w:rsidR="0094392F">
        <w:rPr>
          <w:noProof/>
        </w:rPr>
        <w:t>49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27 – Mapa de sensores cobertos para o teste 2.</w:t>
      </w:r>
      <w:r>
        <w:rPr>
          <w:noProof/>
        </w:rPr>
        <w:tab/>
      </w:r>
      <w:r>
        <w:rPr>
          <w:noProof/>
        </w:rPr>
        <w:fldChar w:fldCharType="begin"/>
      </w:r>
      <w:r>
        <w:rPr>
          <w:noProof/>
        </w:rPr>
        <w:instrText xml:space="preserve"> PAGEREF _Toc373375444 \h </w:instrText>
      </w:r>
      <w:r>
        <w:rPr>
          <w:noProof/>
        </w:rPr>
      </w:r>
      <w:r>
        <w:rPr>
          <w:noProof/>
        </w:rPr>
        <w:fldChar w:fldCharType="separate"/>
      </w:r>
      <w:r w:rsidR="0094392F">
        <w:rPr>
          <w:noProof/>
        </w:rPr>
        <w:t>49</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28 – Mapa para visualização de comunicação entre roteadores, considerando </w:t>
      </w:r>
      <m:oMath>
        <m:r>
          <w:rPr>
            <w:rFonts w:ascii="Cambria Math" w:hAnsi="Cambria Math"/>
            <w:noProof/>
          </w:rPr>
          <m:t>range_router</m:t>
        </m:r>
      </m:oMath>
      <w:r>
        <w:rPr>
          <w:noProof/>
        </w:rPr>
        <w:t xml:space="preserve"> para o teste 2.</w:t>
      </w:r>
      <w:r>
        <w:rPr>
          <w:noProof/>
        </w:rPr>
        <w:tab/>
      </w:r>
      <w:r>
        <w:rPr>
          <w:noProof/>
        </w:rPr>
        <w:fldChar w:fldCharType="begin"/>
      </w:r>
      <w:r>
        <w:rPr>
          <w:noProof/>
        </w:rPr>
        <w:instrText xml:space="preserve"> PAGEREF _Toc373375445 \h </w:instrText>
      </w:r>
      <w:r>
        <w:rPr>
          <w:noProof/>
        </w:rPr>
      </w:r>
      <w:r>
        <w:rPr>
          <w:noProof/>
        </w:rPr>
        <w:fldChar w:fldCharType="separate"/>
      </w:r>
      <w:r w:rsidR="0094392F">
        <w:rPr>
          <w:noProof/>
        </w:rPr>
        <w:t>50</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29 - Evolução da aptidão do teste 2.</w:t>
      </w:r>
      <w:r>
        <w:rPr>
          <w:noProof/>
        </w:rPr>
        <w:tab/>
      </w:r>
      <w:r>
        <w:rPr>
          <w:noProof/>
        </w:rPr>
        <w:fldChar w:fldCharType="begin"/>
      </w:r>
      <w:r>
        <w:rPr>
          <w:noProof/>
        </w:rPr>
        <w:instrText xml:space="preserve"> PAGEREF _Toc373375446 \h </w:instrText>
      </w:r>
      <w:r>
        <w:rPr>
          <w:noProof/>
        </w:rPr>
      </w:r>
      <w:r>
        <w:rPr>
          <w:noProof/>
        </w:rPr>
        <w:fldChar w:fldCharType="separate"/>
      </w:r>
      <w:r w:rsidR="0094392F">
        <w:rPr>
          <w:noProof/>
        </w:rPr>
        <w:t>51</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30 – Mapa de sensores cobertos para o teste 3.</w:t>
      </w:r>
      <w:r>
        <w:rPr>
          <w:noProof/>
        </w:rPr>
        <w:tab/>
      </w:r>
      <w:r>
        <w:rPr>
          <w:noProof/>
        </w:rPr>
        <w:fldChar w:fldCharType="begin"/>
      </w:r>
      <w:r>
        <w:rPr>
          <w:noProof/>
        </w:rPr>
        <w:instrText xml:space="preserve"> PAGEREF _Toc373375447 \h </w:instrText>
      </w:r>
      <w:r>
        <w:rPr>
          <w:noProof/>
        </w:rPr>
      </w:r>
      <w:r>
        <w:rPr>
          <w:noProof/>
        </w:rPr>
        <w:fldChar w:fldCharType="separate"/>
      </w:r>
      <w:r w:rsidR="0094392F">
        <w:rPr>
          <w:noProof/>
        </w:rPr>
        <w:t>51</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31 - Mapa para visualização de comunicação entre roteadores, considerando </w:t>
      </w:r>
      <m:oMath>
        <m:r>
          <w:rPr>
            <w:rFonts w:ascii="Cambria Math" w:hAnsi="Cambria Math"/>
            <w:noProof/>
          </w:rPr>
          <m:t>range_router</m:t>
        </m:r>
      </m:oMath>
      <w:r>
        <w:rPr>
          <w:noProof/>
        </w:rPr>
        <w:t xml:space="preserve"> para o teste 3.</w:t>
      </w:r>
      <w:r>
        <w:rPr>
          <w:noProof/>
        </w:rPr>
        <w:tab/>
      </w:r>
      <w:r>
        <w:rPr>
          <w:noProof/>
        </w:rPr>
        <w:fldChar w:fldCharType="begin"/>
      </w:r>
      <w:r>
        <w:rPr>
          <w:noProof/>
        </w:rPr>
        <w:instrText xml:space="preserve"> PAGEREF _Toc373375448 \h </w:instrText>
      </w:r>
      <w:r>
        <w:rPr>
          <w:noProof/>
        </w:rPr>
      </w:r>
      <w:r>
        <w:rPr>
          <w:noProof/>
        </w:rPr>
        <w:fldChar w:fldCharType="separate"/>
      </w:r>
      <w:r w:rsidR="0094392F">
        <w:rPr>
          <w:noProof/>
        </w:rPr>
        <w:t>52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32 – Evolução da aptidão para o teste 3.</w:t>
      </w:r>
      <w:r>
        <w:rPr>
          <w:noProof/>
        </w:rPr>
        <w:tab/>
      </w:r>
      <w:r>
        <w:rPr>
          <w:noProof/>
        </w:rPr>
        <w:fldChar w:fldCharType="begin"/>
      </w:r>
      <w:r>
        <w:rPr>
          <w:noProof/>
        </w:rPr>
        <w:instrText xml:space="preserve"> PAGEREF _Toc373375449 \h </w:instrText>
      </w:r>
      <w:r>
        <w:rPr>
          <w:noProof/>
        </w:rPr>
      </w:r>
      <w:r>
        <w:rPr>
          <w:noProof/>
        </w:rPr>
        <w:fldChar w:fldCharType="separate"/>
      </w:r>
      <w:r w:rsidR="0094392F">
        <w:rPr>
          <w:noProof/>
        </w:rPr>
        <w:t>52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33 – Mapa de sensores cobertos para o teste 4.</w:t>
      </w:r>
      <w:r>
        <w:rPr>
          <w:noProof/>
        </w:rPr>
        <w:tab/>
      </w:r>
      <w:r>
        <w:rPr>
          <w:noProof/>
        </w:rPr>
        <w:fldChar w:fldCharType="begin"/>
      </w:r>
      <w:r>
        <w:rPr>
          <w:noProof/>
        </w:rPr>
        <w:instrText xml:space="preserve"> PAGEREF _Toc373375450 \h </w:instrText>
      </w:r>
      <w:r>
        <w:rPr>
          <w:noProof/>
        </w:rPr>
      </w:r>
      <w:r>
        <w:rPr>
          <w:noProof/>
        </w:rPr>
        <w:fldChar w:fldCharType="separate"/>
      </w:r>
      <w:r w:rsidR="0094392F">
        <w:rPr>
          <w:noProof/>
        </w:rPr>
        <w:t>53</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34 - Mapa para visualização de comunicação entre roteadores, considerando </w:t>
      </w:r>
      <m:oMath>
        <m:r>
          <w:rPr>
            <w:rFonts w:ascii="Cambria Math" w:hAnsi="Cambria Math"/>
            <w:noProof/>
          </w:rPr>
          <m:t>range_router</m:t>
        </m:r>
      </m:oMath>
      <w:r>
        <w:rPr>
          <w:noProof/>
        </w:rPr>
        <w:t xml:space="preserve"> para o teste 4.</w:t>
      </w:r>
      <w:r>
        <w:rPr>
          <w:noProof/>
        </w:rPr>
        <w:tab/>
      </w:r>
      <w:r>
        <w:rPr>
          <w:noProof/>
        </w:rPr>
        <w:fldChar w:fldCharType="begin"/>
      </w:r>
      <w:r>
        <w:rPr>
          <w:noProof/>
        </w:rPr>
        <w:instrText xml:space="preserve"> PAGEREF _Toc373375451 \h </w:instrText>
      </w:r>
      <w:r>
        <w:rPr>
          <w:noProof/>
        </w:rPr>
      </w:r>
      <w:r>
        <w:rPr>
          <w:noProof/>
        </w:rPr>
        <w:fldChar w:fldCharType="separate"/>
      </w:r>
      <w:r w:rsidR="0094392F">
        <w:rPr>
          <w:noProof/>
        </w:rPr>
        <w:t>53</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35 – Evolução da aptidão para o teste 4.</w:t>
      </w:r>
      <w:r>
        <w:rPr>
          <w:noProof/>
        </w:rPr>
        <w:tab/>
      </w:r>
      <w:r>
        <w:rPr>
          <w:noProof/>
        </w:rPr>
        <w:fldChar w:fldCharType="begin"/>
      </w:r>
      <w:r>
        <w:rPr>
          <w:noProof/>
        </w:rPr>
        <w:instrText xml:space="preserve"> PAGEREF _Toc373375452 \h </w:instrText>
      </w:r>
      <w:r>
        <w:rPr>
          <w:noProof/>
        </w:rPr>
      </w:r>
      <w:r>
        <w:rPr>
          <w:noProof/>
        </w:rPr>
        <w:fldChar w:fldCharType="separate"/>
      </w:r>
      <w:r w:rsidR="0094392F">
        <w:rPr>
          <w:noProof/>
        </w:rPr>
        <w:t>54</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36 - Mapa de sensores cobertos para o teste 5.</w:t>
      </w:r>
      <w:r>
        <w:rPr>
          <w:noProof/>
        </w:rPr>
        <w:tab/>
      </w:r>
      <w:r>
        <w:rPr>
          <w:noProof/>
        </w:rPr>
        <w:fldChar w:fldCharType="begin"/>
      </w:r>
      <w:r>
        <w:rPr>
          <w:noProof/>
        </w:rPr>
        <w:instrText xml:space="preserve"> PAGEREF _Toc373375453 \h </w:instrText>
      </w:r>
      <w:r>
        <w:rPr>
          <w:noProof/>
        </w:rPr>
      </w:r>
      <w:r>
        <w:rPr>
          <w:noProof/>
        </w:rPr>
        <w:fldChar w:fldCharType="separate"/>
      </w:r>
      <w:r w:rsidR="0094392F">
        <w:rPr>
          <w:noProof/>
        </w:rPr>
        <w:t>54</w:t>
      </w:r>
      <w:r>
        <w:rPr>
          <w:noProof/>
        </w:rPr>
        <w:fldChar w:fldCharType="end"/>
      </w:r>
    </w:p>
    <w:p w:rsidR="00C82E9C" w:rsidRDefault="00C82E9C">
      <w:pPr>
        <w:pStyle w:val="TableofFigures"/>
        <w:tabs>
          <w:tab w:val="right" w:leader="dot" w:pos="9061"/>
        </w:tabs>
        <w:rPr>
          <w:rFonts w:eastAsiaTheme="minorEastAsia"/>
          <w:noProof/>
          <w:lang w:val="en-US"/>
        </w:rPr>
      </w:pPr>
      <w:r>
        <w:rPr>
          <w:noProof/>
        </w:rPr>
        <w:lastRenderedPageBreak/>
        <w:t xml:space="preserve">Figura 37 - Mapa para visualização de comunicação entre roteadores, considerando </w:t>
      </w:r>
      <m:oMath>
        <m:r>
          <w:rPr>
            <w:rFonts w:ascii="Cambria Math" w:hAnsi="Cambria Math"/>
            <w:noProof/>
          </w:rPr>
          <m:t>range_router</m:t>
        </m:r>
      </m:oMath>
      <w:r>
        <w:rPr>
          <w:noProof/>
        </w:rPr>
        <w:t xml:space="preserve"> para o teste 5.</w:t>
      </w:r>
      <w:r>
        <w:rPr>
          <w:noProof/>
        </w:rPr>
        <w:tab/>
      </w:r>
      <w:r>
        <w:rPr>
          <w:noProof/>
        </w:rPr>
        <w:fldChar w:fldCharType="begin"/>
      </w:r>
      <w:r>
        <w:rPr>
          <w:noProof/>
        </w:rPr>
        <w:instrText xml:space="preserve"> PAGEREF _Toc373375454 \h </w:instrText>
      </w:r>
      <w:r>
        <w:rPr>
          <w:noProof/>
        </w:rPr>
      </w:r>
      <w:r>
        <w:rPr>
          <w:noProof/>
        </w:rPr>
        <w:fldChar w:fldCharType="separate"/>
      </w:r>
      <w:r w:rsidR="0094392F">
        <w:rPr>
          <w:noProof/>
        </w:rPr>
        <w:t>55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38 – Evolução da aptidão para o teste 5.</w:t>
      </w:r>
      <w:r>
        <w:rPr>
          <w:noProof/>
        </w:rPr>
        <w:tab/>
      </w:r>
      <w:r>
        <w:rPr>
          <w:noProof/>
        </w:rPr>
        <w:fldChar w:fldCharType="begin"/>
      </w:r>
      <w:r>
        <w:rPr>
          <w:noProof/>
        </w:rPr>
        <w:instrText xml:space="preserve"> PAGEREF _Toc373375455 \h </w:instrText>
      </w:r>
      <w:r>
        <w:rPr>
          <w:noProof/>
        </w:rPr>
      </w:r>
      <w:r>
        <w:rPr>
          <w:noProof/>
        </w:rPr>
        <w:fldChar w:fldCharType="separate"/>
      </w:r>
      <w:r w:rsidR="0094392F">
        <w:rPr>
          <w:noProof/>
        </w:rPr>
        <w:t>55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39 – Mapa de sensores cobertos para o teste 6.</w:t>
      </w:r>
      <w:r>
        <w:rPr>
          <w:noProof/>
        </w:rPr>
        <w:tab/>
      </w:r>
      <w:r>
        <w:rPr>
          <w:noProof/>
        </w:rPr>
        <w:fldChar w:fldCharType="begin"/>
      </w:r>
      <w:r>
        <w:rPr>
          <w:noProof/>
        </w:rPr>
        <w:instrText xml:space="preserve"> PAGEREF _Toc373375456 \h </w:instrText>
      </w:r>
      <w:r>
        <w:rPr>
          <w:noProof/>
        </w:rPr>
      </w:r>
      <w:r>
        <w:rPr>
          <w:noProof/>
        </w:rPr>
        <w:fldChar w:fldCharType="separate"/>
      </w:r>
      <w:r w:rsidR="0094392F">
        <w:rPr>
          <w:noProof/>
        </w:rPr>
        <w:t>56</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40 - Mapa para visualização de comunicação entre roteadores, considerando </w:t>
      </w:r>
      <m:oMath>
        <m:r>
          <w:rPr>
            <w:rFonts w:ascii="Cambria Math" w:hAnsi="Cambria Math"/>
            <w:noProof/>
          </w:rPr>
          <m:t>range_router</m:t>
        </m:r>
      </m:oMath>
      <w:r>
        <w:rPr>
          <w:noProof/>
        </w:rPr>
        <w:t xml:space="preserve"> para o teste 6.</w:t>
      </w:r>
      <w:r>
        <w:rPr>
          <w:noProof/>
        </w:rPr>
        <w:tab/>
      </w:r>
      <w:r>
        <w:rPr>
          <w:noProof/>
        </w:rPr>
        <w:fldChar w:fldCharType="begin"/>
      </w:r>
      <w:r>
        <w:rPr>
          <w:noProof/>
        </w:rPr>
        <w:instrText xml:space="preserve"> PAGEREF _Toc373375457 \h </w:instrText>
      </w:r>
      <w:r>
        <w:rPr>
          <w:noProof/>
        </w:rPr>
      </w:r>
      <w:r>
        <w:rPr>
          <w:noProof/>
        </w:rPr>
        <w:fldChar w:fldCharType="separate"/>
      </w:r>
      <w:r w:rsidR="0094392F">
        <w:rPr>
          <w:noProof/>
        </w:rPr>
        <w:t>56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41 – Evolução da aptidão para o teste 6.</w:t>
      </w:r>
      <w:r>
        <w:rPr>
          <w:noProof/>
        </w:rPr>
        <w:tab/>
      </w:r>
      <w:r>
        <w:rPr>
          <w:noProof/>
        </w:rPr>
        <w:fldChar w:fldCharType="begin"/>
      </w:r>
      <w:r>
        <w:rPr>
          <w:noProof/>
        </w:rPr>
        <w:instrText xml:space="preserve"> PAGEREF _Toc373375458 \h </w:instrText>
      </w:r>
      <w:r>
        <w:rPr>
          <w:noProof/>
        </w:rPr>
      </w:r>
      <w:r>
        <w:rPr>
          <w:noProof/>
        </w:rPr>
        <w:fldChar w:fldCharType="separate"/>
      </w:r>
      <w:r w:rsidR="0094392F">
        <w:rPr>
          <w:noProof/>
        </w:rPr>
        <w:t>57</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42 - Mapa de sensores cobertos para o teste 7.</w:t>
      </w:r>
      <w:r>
        <w:rPr>
          <w:noProof/>
        </w:rPr>
        <w:tab/>
      </w:r>
      <w:r>
        <w:rPr>
          <w:noProof/>
        </w:rPr>
        <w:fldChar w:fldCharType="begin"/>
      </w:r>
      <w:r>
        <w:rPr>
          <w:noProof/>
        </w:rPr>
        <w:instrText xml:space="preserve"> PAGEREF _Toc373375459 \h </w:instrText>
      </w:r>
      <w:r>
        <w:rPr>
          <w:noProof/>
        </w:rPr>
      </w:r>
      <w:r>
        <w:rPr>
          <w:noProof/>
        </w:rPr>
        <w:fldChar w:fldCharType="separate"/>
      </w:r>
      <w:r w:rsidR="0094392F">
        <w:rPr>
          <w:noProof/>
        </w:rPr>
        <w:t>57</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43 - Mapa para visualização de comunicação entre roteadores, considerando </w:t>
      </w:r>
      <m:oMath>
        <m:r>
          <w:rPr>
            <w:rFonts w:ascii="Cambria Math" w:hAnsi="Cambria Math"/>
            <w:noProof/>
          </w:rPr>
          <m:t>range_router</m:t>
        </m:r>
      </m:oMath>
      <w:r>
        <w:rPr>
          <w:noProof/>
        </w:rPr>
        <w:t xml:space="preserve"> para o teste 7.</w:t>
      </w:r>
      <w:r>
        <w:rPr>
          <w:noProof/>
        </w:rPr>
        <w:tab/>
      </w:r>
      <w:r>
        <w:rPr>
          <w:noProof/>
        </w:rPr>
        <w:fldChar w:fldCharType="begin"/>
      </w:r>
      <w:r>
        <w:rPr>
          <w:noProof/>
        </w:rPr>
        <w:instrText xml:space="preserve"> PAGEREF _Toc373375460 \h </w:instrText>
      </w:r>
      <w:r>
        <w:rPr>
          <w:noProof/>
        </w:rPr>
      </w:r>
      <w:r>
        <w:rPr>
          <w:noProof/>
        </w:rPr>
        <w:fldChar w:fldCharType="separate"/>
      </w:r>
      <w:r w:rsidR="0094392F">
        <w:rPr>
          <w:noProof/>
        </w:rPr>
        <w:t>58</w:t>
      </w:r>
      <w:r>
        <w:rPr>
          <w:noProof/>
        </w:rPr>
        <w:fldChar w:fldCharType="end"/>
      </w:r>
    </w:p>
    <w:p w:rsidR="00C82E9C" w:rsidRDefault="00C82E9C">
      <w:pPr>
        <w:pStyle w:val="TableofFigures"/>
        <w:tabs>
          <w:tab w:val="right" w:leader="dot" w:pos="9061"/>
        </w:tabs>
        <w:rPr>
          <w:rFonts w:eastAsiaTheme="minorEastAsia"/>
          <w:noProof/>
          <w:lang w:val="en-US"/>
        </w:rPr>
      </w:pPr>
      <w:r>
        <w:rPr>
          <w:noProof/>
        </w:rPr>
        <w:t>Corrigir texto pq nao tem a figura</w:t>
      </w:r>
      <w:r>
        <w:rPr>
          <w:noProof/>
        </w:rPr>
        <w:tab/>
      </w:r>
      <w:r>
        <w:rPr>
          <w:noProof/>
        </w:rPr>
        <w:fldChar w:fldCharType="begin"/>
      </w:r>
      <w:r>
        <w:rPr>
          <w:noProof/>
        </w:rPr>
        <w:instrText xml:space="preserve"> PAGEREF _Toc373375461 \h </w:instrText>
      </w:r>
      <w:r>
        <w:rPr>
          <w:noProof/>
        </w:rPr>
      </w:r>
      <w:r>
        <w:rPr>
          <w:noProof/>
        </w:rPr>
        <w:fldChar w:fldCharType="separate"/>
      </w:r>
      <w:r w:rsidR="0094392F">
        <w:rPr>
          <w:noProof/>
        </w:rPr>
        <w:t>59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45 - Mapa de sensores cobertos para o teste 8.</w:t>
      </w:r>
      <w:r>
        <w:rPr>
          <w:noProof/>
        </w:rPr>
        <w:tab/>
      </w:r>
      <w:r>
        <w:rPr>
          <w:noProof/>
        </w:rPr>
        <w:fldChar w:fldCharType="begin"/>
      </w:r>
      <w:r>
        <w:rPr>
          <w:noProof/>
        </w:rPr>
        <w:instrText xml:space="preserve"> PAGEREF _Toc373375462 \h </w:instrText>
      </w:r>
      <w:r>
        <w:rPr>
          <w:noProof/>
        </w:rPr>
      </w:r>
      <w:r>
        <w:rPr>
          <w:noProof/>
        </w:rPr>
        <w:fldChar w:fldCharType="separate"/>
      </w:r>
      <w:r w:rsidR="0094392F">
        <w:rPr>
          <w:noProof/>
        </w:rPr>
        <w:t>59</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46 - Mapa para visualização de comunicação entre roteadores, considerando </w:t>
      </w:r>
      <m:oMath>
        <m:r>
          <w:rPr>
            <w:rFonts w:ascii="Cambria Math" w:hAnsi="Cambria Math"/>
            <w:noProof/>
          </w:rPr>
          <m:t>range_router</m:t>
        </m:r>
      </m:oMath>
      <w:r>
        <w:rPr>
          <w:noProof/>
        </w:rPr>
        <w:t xml:space="preserve"> para o teste 8.</w:t>
      </w:r>
      <w:r>
        <w:rPr>
          <w:noProof/>
        </w:rPr>
        <w:tab/>
      </w:r>
      <w:r>
        <w:rPr>
          <w:noProof/>
        </w:rPr>
        <w:fldChar w:fldCharType="begin"/>
      </w:r>
      <w:r>
        <w:rPr>
          <w:noProof/>
        </w:rPr>
        <w:instrText xml:space="preserve"> PAGEREF _Toc373375463 \h </w:instrText>
      </w:r>
      <w:r>
        <w:rPr>
          <w:noProof/>
        </w:rPr>
      </w:r>
      <w:r>
        <w:rPr>
          <w:noProof/>
        </w:rPr>
        <w:fldChar w:fldCharType="separate"/>
      </w:r>
      <w:r w:rsidR="0094392F">
        <w:rPr>
          <w:noProof/>
        </w:rPr>
        <w:t>60</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47 – Evolução da aptidão para o teste 8.</w:t>
      </w:r>
      <w:r>
        <w:rPr>
          <w:noProof/>
        </w:rPr>
        <w:tab/>
      </w:r>
      <w:r>
        <w:rPr>
          <w:noProof/>
        </w:rPr>
        <w:fldChar w:fldCharType="begin"/>
      </w:r>
      <w:r>
        <w:rPr>
          <w:noProof/>
        </w:rPr>
        <w:instrText xml:space="preserve"> PAGEREF _Toc373375464 \h </w:instrText>
      </w:r>
      <w:r>
        <w:rPr>
          <w:noProof/>
        </w:rPr>
      </w:r>
      <w:r>
        <w:rPr>
          <w:noProof/>
        </w:rPr>
        <w:fldChar w:fldCharType="separate"/>
      </w:r>
      <w:r w:rsidR="0094392F">
        <w:rPr>
          <w:noProof/>
        </w:rPr>
        <w:t>60</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48 - Mapa de sensores cobertos para o teste 9.</w:t>
      </w:r>
      <w:r>
        <w:rPr>
          <w:noProof/>
        </w:rPr>
        <w:tab/>
      </w:r>
      <w:r>
        <w:rPr>
          <w:noProof/>
        </w:rPr>
        <w:fldChar w:fldCharType="begin"/>
      </w:r>
      <w:r>
        <w:rPr>
          <w:noProof/>
        </w:rPr>
        <w:instrText xml:space="preserve"> PAGEREF _Toc373375465 \h </w:instrText>
      </w:r>
      <w:r>
        <w:rPr>
          <w:noProof/>
        </w:rPr>
      </w:r>
      <w:r>
        <w:rPr>
          <w:noProof/>
        </w:rPr>
        <w:fldChar w:fldCharType="separate"/>
      </w:r>
      <w:r w:rsidR="0094392F">
        <w:rPr>
          <w:noProof/>
        </w:rPr>
        <w:t>61</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49 - Mapa para visualização de comunicação entre roteadores, considerando </w:t>
      </w:r>
      <m:oMath>
        <m:r>
          <w:rPr>
            <w:rFonts w:ascii="Cambria Math" w:hAnsi="Cambria Math"/>
            <w:noProof/>
          </w:rPr>
          <m:t>range_router</m:t>
        </m:r>
      </m:oMath>
      <w:r>
        <w:rPr>
          <w:noProof/>
        </w:rPr>
        <w:t xml:space="preserve"> para o teste 9.</w:t>
      </w:r>
      <w:r>
        <w:rPr>
          <w:noProof/>
        </w:rPr>
        <w:tab/>
      </w:r>
      <w:r>
        <w:rPr>
          <w:noProof/>
        </w:rPr>
        <w:fldChar w:fldCharType="begin"/>
      </w:r>
      <w:r>
        <w:rPr>
          <w:noProof/>
        </w:rPr>
        <w:instrText xml:space="preserve"> PAGEREF _Toc373375466 \h </w:instrText>
      </w:r>
      <w:r>
        <w:rPr>
          <w:noProof/>
        </w:rPr>
      </w:r>
      <w:r>
        <w:rPr>
          <w:noProof/>
        </w:rPr>
        <w:fldChar w:fldCharType="separate"/>
      </w:r>
      <w:r w:rsidR="0094392F">
        <w:rPr>
          <w:noProof/>
        </w:rPr>
        <w:t>62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50 – Evolução da aptidão para o teste 9.</w:t>
      </w:r>
      <w:r>
        <w:rPr>
          <w:noProof/>
        </w:rPr>
        <w:tab/>
      </w:r>
      <w:r>
        <w:rPr>
          <w:noProof/>
        </w:rPr>
        <w:fldChar w:fldCharType="begin"/>
      </w:r>
      <w:r>
        <w:rPr>
          <w:noProof/>
        </w:rPr>
        <w:instrText xml:space="preserve"> PAGEREF _Toc373375467 \h </w:instrText>
      </w:r>
      <w:r>
        <w:rPr>
          <w:noProof/>
        </w:rPr>
      </w:r>
      <w:r>
        <w:rPr>
          <w:noProof/>
        </w:rPr>
        <w:fldChar w:fldCharType="separate"/>
      </w:r>
      <w:r w:rsidR="0094392F">
        <w:rPr>
          <w:noProof/>
        </w:rPr>
        <w:t>62</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51 - Mapa de sensores cobertos para o teste 10.</w:t>
      </w:r>
      <w:r>
        <w:rPr>
          <w:noProof/>
        </w:rPr>
        <w:tab/>
      </w:r>
      <w:r>
        <w:rPr>
          <w:noProof/>
        </w:rPr>
        <w:fldChar w:fldCharType="begin"/>
      </w:r>
      <w:r>
        <w:rPr>
          <w:noProof/>
        </w:rPr>
        <w:instrText xml:space="preserve"> PAGEREF _Toc373375468 \h </w:instrText>
      </w:r>
      <w:r>
        <w:rPr>
          <w:noProof/>
        </w:rPr>
      </w:r>
      <w:r>
        <w:rPr>
          <w:noProof/>
        </w:rPr>
        <w:fldChar w:fldCharType="separate"/>
      </w:r>
      <w:r w:rsidR="0094392F">
        <w:rPr>
          <w:noProof/>
        </w:rPr>
        <w:t>63</w:t>
      </w:r>
      <w:r>
        <w:rPr>
          <w:noProof/>
        </w:rPr>
        <w:fldChar w:fldCharType="end"/>
      </w:r>
    </w:p>
    <w:p w:rsidR="00C82E9C" w:rsidRDefault="00C82E9C">
      <w:pPr>
        <w:pStyle w:val="TableofFigures"/>
        <w:tabs>
          <w:tab w:val="right" w:leader="dot" w:pos="9061"/>
        </w:tabs>
        <w:rPr>
          <w:rFonts w:eastAsiaTheme="minorEastAsia"/>
          <w:noProof/>
          <w:lang w:val="en-US"/>
        </w:rPr>
      </w:pPr>
      <w:r>
        <w:rPr>
          <w:noProof/>
        </w:rPr>
        <w:t xml:space="preserve">Figura 52 - Mapa para visualização de comunicação entre roteadores, considerando </w:t>
      </w:r>
      <m:oMath>
        <m:r>
          <w:rPr>
            <w:rFonts w:ascii="Cambria Math" w:hAnsi="Cambria Math"/>
            <w:noProof/>
          </w:rPr>
          <m:t>range_router</m:t>
        </m:r>
      </m:oMath>
      <w:r>
        <w:rPr>
          <w:noProof/>
        </w:rPr>
        <w:t xml:space="preserve"> para o teste 10.</w:t>
      </w:r>
      <w:r>
        <w:rPr>
          <w:noProof/>
        </w:rPr>
        <w:tab/>
      </w:r>
      <w:r>
        <w:rPr>
          <w:noProof/>
        </w:rPr>
        <w:fldChar w:fldCharType="begin"/>
      </w:r>
      <w:r>
        <w:rPr>
          <w:noProof/>
        </w:rPr>
        <w:instrText xml:space="preserve"> PAGEREF _Toc373375469 \h </w:instrText>
      </w:r>
      <w:r>
        <w:rPr>
          <w:noProof/>
        </w:rPr>
      </w:r>
      <w:r>
        <w:rPr>
          <w:noProof/>
        </w:rPr>
        <w:fldChar w:fldCharType="separate"/>
      </w:r>
      <w:r w:rsidR="0094392F">
        <w:rPr>
          <w:noProof/>
        </w:rPr>
        <w:t>63</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53 – Evolução da aptidão para o teste 10.</w:t>
      </w:r>
      <w:r>
        <w:rPr>
          <w:noProof/>
        </w:rPr>
        <w:tab/>
      </w:r>
      <w:r>
        <w:rPr>
          <w:noProof/>
        </w:rPr>
        <w:fldChar w:fldCharType="begin"/>
      </w:r>
      <w:r>
        <w:rPr>
          <w:noProof/>
        </w:rPr>
        <w:instrText xml:space="preserve"> PAGEREF _Toc373375470 \h </w:instrText>
      </w:r>
      <w:r>
        <w:rPr>
          <w:noProof/>
        </w:rPr>
      </w:r>
      <w:r>
        <w:rPr>
          <w:noProof/>
        </w:rPr>
        <w:fldChar w:fldCharType="separate"/>
      </w:r>
      <w:r w:rsidR="0094392F">
        <w:rPr>
          <w:noProof/>
        </w:rPr>
        <w:t>64</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54 – Evolução da aptidão para o  teste 1.</w:t>
      </w:r>
      <w:r>
        <w:rPr>
          <w:noProof/>
        </w:rPr>
        <w:tab/>
      </w:r>
      <w:r>
        <w:rPr>
          <w:noProof/>
        </w:rPr>
        <w:fldChar w:fldCharType="begin"/>
      </w:r>
      <w:r>
        <w:rPr>
          <w:noProof/>
        </w:rPr>
        <w:instrText xml:space="preserve"> PAGEREF _Toc373375471 \h </w:instrText>
      </w:r>
      <w:r>
        <w:rPr>
          <w:noProof/>
        </w:rPr>
      </w:r>
      <w:r>
        <w:rPr>
          <w:noProof/>
        </w:rPr>
        <w:fldChar w:fldCharType="separate"/>
      </w:r>
      <w:r w:rsidR="0094392F">
        <w:rPr>
          <w:noProof/>
        </w:rPr>
        <w:t>65</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55 – Evolução da aptidão para o  teste 2.</w:t>
      </w:r>
      <w:r>
        <w:rPr>
          <w:noProof/>
        </w:rPr>
        <w:tab/>
      </w:r>
      <w:r>
        <w:rPr>
          <w:noProof/>
        </w:rPr>
        <w:fldChar w:fldCharType="begin"/>
      </w:r>
      <w:r>
        <w:rPr>
          <w:noProof/>
        </w:rPr>
        <w:instrText xml:space="preserve"> PAGEREF _Toc373375472 \h </w:instrText>
      </w:r>
      <w:r>
        <w:rPr>
          <w:noProof/>
        </w:rPr>
      </w:r>
      <w:r>
        <w:rPr>
          <w:noProof/>
        </w:rPr>
        <w:fldChar w:fldCharType="separate"/>
      </w:r>
      <w:r w:rsidR="0094392F">
        <w:rPr>
          <w:noProof/>
        </w:rPr>
        <w:t>66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56 – Evolução da aptidão para o  teste 3.</w:t>
      </w:r>
      <w:r>
        <w:rPr>
          <w:noProof/>
        </w:rPr>
        <w:tab/>
      </w:r>
      <w:r>
        <w:rPr>
          <w:noProof/>
        </w:rPr>
        <w:fldChar w:fldCharType="begin"/>
      </w:r>
      <w:r>
        <w:rPr>
          <w:noProof/>
        </w:rPr>
        <w:instrText xml:space="preserve"> PAGEREF _Toc373375473 \h </w:instrText>
      </w:r>
      <w:r>
        <w:rPr>
          <w:noProof/>
        </w:rPr>
      </w:r>
      <w:r>
        <w:rPr>
          <w:noProof/>
        </w:rPr>
        <w:fldChar w:fldCharType="separate"/>
      </w:r>
      <w:r w:rsidR="0094392F">
        <w:rPr>
          <w:noProof/>
        </w:rPr>
        <w:t>66</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57 – Evolução da aptidão para o  teste 4.</w:t>
      </w:r>
      <w:r>
        <w:rPr>
          <w:noProof/>
        </w:rPr>
        <w:tab/>
      </w:r>
      <w:r>
        <w:rPr>
          <w:noProof/>
        </w:rPr>
        <w:fldChar w:fldCharType="begin"/>
      </w:r>
      <w:r>
        <w:rPr>
          <w:noProof/>
        </w:rPr>
        <w:instrText xml:space="preserve"> PAGEREF _Toc373375474 \h </w:instrText>
      </w:r>
      <w:r>
        <w:rPr>
          <w:noProof/>
        </w:rPr>
      </w:r>
      <w:r>
        <w:rPr>
          <w:noProof/>
        </w:rPr>
        <w:fldChar w:fldCharType="separate"/>
      </w:r>
      <w:r w:rsidR="0094392F">
        <w:rPr>
          <w:noProof/>
        </w:rPr>
        <w:t>67</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58 – Evolução da aptidão para o  teste 5.</w:t>
      </w:r>
      <w:r>
        <w:rPr>
          <w:noProof/>
        </w:rPr>
        <w:tab/>
      </w:r>
      <w:r>
        <w:rPr>
          <w:noProof/>
        </w:rPr>
        <w:fldChar w:fldCharType="begin"/>
      </w:r>
      <w:r>
        <w:rPr>
          <w:noProof/>
        </w:rPr>
        <w:instrText xml:space="preserve"> PAGEREF _Toc373375475 \h </w:instrText>
      </w:r>
      <w:r>
        <w:rPr>
          <w:noProof/>
        </w:rPr>
      </w:r>
      <w:r>
        <w:rPr>
          <w:noProof/>
        </w:rPr>
        <w:fldChar w:fldCharType="separate"/>
      </w:r>
      <w:r w:rsidR="0094392F">
        <w:rPr>
          <w:noProof/>
        </w:rPr>
        <w:t>67</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59 – Evolução da aptidão para o  teste 6.</w:t>
      </w:r>
      <w:r>
        <w:rPr>
          <w:noProof/>
        </w:rPr>
        <w:tab/>
      </w:r>
      <w:r>
        <w:rPr>
          <w:noProof/>
        </w:rPr>
        <w:fldChar w:fldCharType="begin"/>
      </w:r>
      <w:r>
        <w:rPr>
          <w:noProof/>
        </w:rPr>
        <w:instrText xml:space="preserve"> PAGEREF _Toc373375476 \h </w:instrText>
      </w:r>
      <w:r>
        <w:rPr>
          <w:noProof/>
        </w:rPr>
      </w:r>
      <w:r>
        <w:rPr>
          <w:noProof/>
        </w:rPr>
        <w:fldChar w:fldCharType="separate"/>
      </w:r>
      <w:r w:rsidR="0094392F">
        <w:rPr>
          <w:noProof/>
        </w:rPr>
        <w:t>68</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60 – Evolução da aptidão para o  teste 7.</w:t>
      </w:r>
      <w:r>
        <w:rPr>
          <w:noProof/>
        </w:rPr>
        <w:tab/>
      </w:r>
      <w:r>
        <w:rPr>
          <w:noProof/>
        </w:rPr>
        <w:fldChar w:fldCharType="begin"/>
      </w:r>
      <w:r>
        <w:rPr>
          <w:noProof/>
        </w:rPr>
        <w:instrText xml:space="preserve"> PAGEREF _Toc373375477 \h </w:instrText>
      </w:r>
      <w:r>
        <w:rPr>
          <w:noProof/>
        </w:rPr>
      </w:r>
      <w:r>
        <w:rPr>
          <w:noProof/>
        </w:rPr>
        <w:fldChar w:fldCharType="separate"/>
      </w:r>
      <w:r w:rsidR="0094392F">
        <w:rPr>
          <w:noProof/>
        </w:rPr>
        <w:t>68</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61 – Evolução da aptidão para o  teste 8.</w:t>
      </w:r>
      <w:r>
        <w:rPr>
          <w:noProof/>
        </w:rPr>
        <w:tab/>
      </w:r>
      <w:r>
        <w:rPr>
          <w:noProof/>
        </w:rPr>
        <w:fldChar w:fldCharType="begin"/>
      </w:r>
      <w:r>
        <w:rPr>
          <w:noProof/>
        </w:rPr>
        <w:instrText xml:space="preserve"> PAGEREF _Toc373375478 \h </w:instrText>
      </w:r>
      <w:r>
        <w:rPr>
          <w:noProof/>
        </w:rPr>
      </w:r>
      <w:r>
        <w:rPr>
          <w:noProof/>
        </w:rPr>
        <w:fldChar w:fldCharType="separate"/>
      </w:r>
      <w:r w:rsidR="0094392F">
        <w:rPr>
          <w:noProof/>
        </w:rPr>
        <w:t>69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62 – Evolução da aptidão para o  teste 9.</w:t>
      </w:r>
      <w:r>
        <w:rPr>
          <w:noProof/>
        </w:rPr>
        <w:tab/>
      </w:r>
      <w:r>
        <w:rPr>
          <w:noProof/>
        </w:rPr>
        <w:fldChar w:fldCharType="begin"/>
      </w:r>
      <w:r>
        <w:rPr>
          <w:noProof/>
        </w:rPr>
        <w:instrText xml:space="preserve"> PAGEREF _Toc373375479 \h </w:instrText>
      </w:r>
      <w:r>
        <w:rPr>
          <w:noProof/>
        </w:rPr>
      </w:r>
      <w:r>
        <w:rPr>
          <w:noProof/>
        </w:rPr>
        <w:fldChar w:fldCharType="separate"/>
      </w:r>
      <w:r w:rsidR="0094392F">
        <w:rPr>
          <w:noProof/>
        </w:rPr>
        <w:t>69</w:t>
      </w:r>
      <w:r>
        <w:rPr>
          <w:noProof/>
        </w:rPr>
        <w:fldChar w:fldCharType="end"/>
      </w:r>
    </w:p>
    <w:p w:rsidR="00C82E9C" w:rsidRDefault="00C82E9C">
      <w:pPr>
        <w:pStyle w:val="TableofFigures"/>
        <w:tabs>
          <w:tab w:val="right" w:leader="dot" w:pos="9061"/>
        </w:tabs>
        <w:rPr>
          <w:rFonts w:eastAsiaTheme="minorEastAsia"/>
          <w:noProof/>
          <w:lang w:val="en-US"/>
        </w:rPr>
      </w:pPr>
      <w:r>
        <w:rPr>
          <w:noProof/>
        </w:rPr>
        <w:t>Figura 63 – Evolução da aptidão para o  teste 10.</w:t>
      </w:r>
      <w:r>
        <w:rPr>
          <w:noProof/>
        </w:rPr>
        <w:tab/>
      </w:r>
      <w:r>
        <w:rPr>
          <w:noProof/>
        </w:rPr>
        <w:fldChar w:fldCharType="begin"/>
      </w:r>
      <w:r>
        <w:rPr>
          <w:noProof/>
        </w:rPr>
        <w:instrText xml:space="preserve"> PAGEREF _Toc373375480 \h </w:instrText>
      </w:r>
      <w:r>
        <w:rPr>
          <w:noProof/>
        </w:rPr>
      </w:r>
      <w:r>
        <w:rPr>
          <w:noProof/>
        </w:rPr>
        <w:fldChar w:fldCharType="separate"/>
      </w:r>
      <w:r w:rsidR="0094392F">
        <w:rPr>
          <w:noProof/>
        </w:rPr>
        <w:t>70</w:t>
      </w:r>
      <w:r>
        <w:rPr>
          <w:noProof/>
        </w:rPr>
        <w:fldChar w:fldCharType="end"/>
      </w:r>
    </w:p>
    <w:p w:rsidR="000D54AC" w:rsidRPr="00E0393A" w:rsidRDefault="003024DD" w:rsidP="00294904">
      <w:pPr>
        <w:tabs>
          <w:tab w:val="left" w:pos="1275"/>
        </w:tabs>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C82E9C" w:rsidRPr="00E0393A" w:rsidRDefault="00E34B65" w:rsidP="00C82E9C">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B43574" w:rsidRDefault="003024DD">
          <w:pPr>
            <w:pStyle w:val="TOC1"/>
            <w:tabs>
              <w:tab w:val="left" w:pos="440"/>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375518" w:history="1">
            <w:r w:rsidR="00B43574" w:rsidRPr="00D96509">
              <w:rPr>
                <w:rStyle w:val="Hyperlink"/>
                <w:rFonts w:ascii="Times New Roman" w:hAnsi="Times New Roman" w:cs="Times New Roman"/>
                <w:b/>
                <w:noProof/>
              </w:rPr>
              <w:t>1.</w:t>
            </w:r>
            <w:r w:rsidR="00B43574">
              <w:rPr>
                <w:rFonts w:eastAsiaTheme="minorEastAsia"/>
                <w:noProof/>
                <w:lang w:val="en-US"/>
              </w:rPr>
              <w:tab/>
            </w:r>
            <w:r w:rsidR="00B43574" w:rsidRPr="00D96509">
              <w:rPr>
                <w:rStyle w:val="Hyperlink"/>
                <w:rFonts w:ascii="Times New Roman" w:hAnsi="Times New Roman" w:cs="Times New Roman"/>
                <w:b/>
                <w:noProof/>
              </w:rPr>
              <w:t>Introdução</w:t>
            </w:r>
            <w:r w:rsidR="00B43574">
              <w:rPr>
                <w:noProof/>
                <w:webHidden/>
              </w:rPr>
              <w:tab/>
            </w:r>
            <w:r w:rsidR="00B43574">
              <w:rPr>
                <w:noProof/>
                <w:webHidden/>
              </w:rPr>
              <w:fldChar w:fldCharType="begin"/>
            </w:r>
            <w:r w:rsidR="00B43574">
              <w:rPr>
                <w:noProof/>
                <w:webHidden/>
              </w:rPr>
              <w:instrText xml:space="preserve"> PAGEREF _Toc373375518 \h </w:instrText>
            </w:r>
            <w:r w:rsidR="00B43574">
              <w:rPr>
                <w:noProof/>
                <w:webHidden/>
              </w:rPr>
            </w:r>
            <w:r w:rsidR="00B43574">
              <w:rPr>
                <w:noProof/>
                <w:webHidden/>
              </w:rPr>
              <w:fldChar w:fldCharType="separate"/>
            </w:r>
            <w:r w:rsidR="0094392F">
              <w:rPr>
                <w:noProof/>
                <w:webHidden/>
              </w:rPr>
              <w:t>13</w:t>
            </w:r>
            <w:r w:rsidR="00B43574">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19" w:history="1">
            <w:r w:rsidRPr="00D96509">
              <w:rPr>
                <w:rStyle w:val="Hyperlink"/>
                <w:rFonts w:ascii="Times New Roman" w:hAnsi="Times New Roman" w:cs="Times New Roman"/>
                <w:b/>
                <w:noProof/>
              </w:rPr>
              <w:t>2.</w:t>
            </w:r>
            <w:r>
              <w:rPr>
                <w:rFonts w:eastAsiaTheme="minorEastAsia"/>
                <w:noProof/>
                <w:lang w:val="en-US"/>
              </w:rPr>
              <w:tab/>
            </w:r>
            <w:r w:rsidRPr="00D96509">
              <w:rPr>
                <w:rStyle w:val="Hyperlink"/>
                <w:rFonts w:ascii="Times New Roman" w:hAnsi="Times New Roman" w:cs="Times New Roman"/>
                <w:b/>
                <w:noProof/>
              </w:rPr>
              <w:t>O Problema Abordado</w:t>
            </w:r>
            <w:r>
              <w:rPr>
                <w:noProof/>
                <w:webHidden/>
              </w:rPr>
              <w:tab/>
            </w:r>
            <w:r>
              <w:rPr>
                <w:noProof/>
                <w:webHidden/>
              </w:rPr>
              <w:fldChar w:fldCharType="begin"/>
            </w:r>
            <w:r>
              <w:rPr>
                <w:noProof/>
                <w:webHidden/>
              </w:rPr>
              <w:instrText xml:space="preserve"> PAGEREF _Toc373375519 \h </w:instrText>
            </w:r>
            <w:r>
              <w:rPr>
                <w:noProof/>
                <w:webHidden/>
              </w:rPr>
            </w:r>
            <w:r>
              <w:rPr>
                <w:noProof/>
                <w:webHidden/>
              </w:rPr>
              <w:fldChar w:fldCharType="separate"/>
            </w:r>
            <w:r w:rsidR="0094392F">
              <w:rPr>
                <w:noProof/>
                <w:webHidden/>
              </w:rPr>
              <w:t>15</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20" w:history="1">
            <w:r w:rsidRPr="00D96509">
              <w:rPr>
                <w:rStyle w:val="Hyperlink"/>
                <w:rFonts w:ascii="Times New Roman" w:hAnsi="Times New Roman" w:cs="Times New Roman"/>
                <w:b/>
                <w:noProof/>
              </w:rPr>
              <w:t>2.1.</w:t>
            </w:r>
            <w:r>
              <w:rPr>
                <w:rFonts w:eastAsiaTheme="minorEastAsia"/>
                <w:noProof/>
                <w:lang w:val="en-US"/>
              </w:rPr>
              <w:tab/>
            </w:r>
            <w:r w:rsidRPr="00D96509">
              <w:rPr>
                <w:rStyle w:val="Hyperlink"/>
                <w:rFonts w:ascii="Times New Roman" w:hAnsi="Times New Roman" w:cs="Times New Roman"/>
                <w:b/>
                <w:noProof/>
              </w:rPr>
              <w:t>Premissas do Problema</w:t>
            </w:r>
            <w:r>
              <w:rPr>
                <w:noProof/>
                <w:webHidden/>
              </w:rPr>
              <w:tab/>
            </w:r>
            <w:r>
              <w:rPr>
                <w:noProof/>
                <w:webHidden/>
              </w:rPr>
              <w:fldChar w:fldCharType="begin"/>
            </w:r>
            <w:r>
              <w:rPr>
                <w:noProof/>
                <w:webHidden/>
              </w:rPr>
              <w:instrText xml:space="preserve"> PAGEREF _Toc373375520 \h </w:instrText>
            </w:r>
            <w:r>
              <w:rPr>
                <w:noProof/>
                <w:webHidden/>
              </w:rPr>
            </w:r>
            <w:r>
              <w:rPr>
                <w:noProof/>
                <w:webHidden/>
              </w:rPr>
              <w:fldChar w:fldCharType="separate"/>
            </w:r>
            <w:r w:rsidR="0094392F">
              <w:rPr>
                <w:noProof/>
                <w:webHidden/>
              </w:rPr>
              <w:t>15</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21" w:history="1">
            <w:r w:rsidRPr="00D96509">
              <w:rPr>
                <w:rStyle w:val="Hyperlink"/>
                <w:rFonts w:ascii="Times New Roman" w:hAnsi="Times New Roman" w:cs="Times New Roman"/>
                <w:b/>
                <w:noProof/>
              </w:rPr>
              <w:t>2.2.</w:t>
            </w:r>
            <w:r>
              <w:rPr>
                <w:rFonts w:eastAsiaTheme="minorEastAsia"/>
                <w:noProof/>
                <w:lang w:val="en-US"/>
              </w:rPr>
              <w:tab/>
            </w:r>
            <w:r w:rsidRPr="00D96509">
              <w:rPr>
                <w:rStyle w:val="Hyperlink"/>
                <w:rFonts w:ascii="Times New Roman" w:hAnsi="Times New Roman" w:cs="Times New Roman"/>
                <w:b/>
                <w:noProof/>
              </w:rPr>
              <w:t>Complexidade do problema</w:t>
            </w:r>
            <w:r>
              <w:rPr>
                <w:noProof/>
                <w:webHidden/>
              </w:rPr>
              <w:tab/>
            </w:r>
            <w:r>
              <w:rPr>
                <w:noProof/>
                <w:webHidden/>
              </w:rPr>
              <w:fldChar w:fldCharType="begin"/>
            </w:r>
            <w:r>
              <w:rPr>
                <w:noProof/>
                <w:webHidden/>
              </w:rPr>
              <w:instrText xml:space="preserve"> PAGEREF _Toc373375521 \h </w:instrText>
            </w:r>
            <w:r>
              <w:rPr>
                <w:noProof/>
                <w:webHidden/>
              </w:rPr>
            </w:r>
            <w:r>
              <w:rPr>
                <w:noProof/>
                <w:webHidden/>
              </w:rPr>
              <w:fldChar w:fldCharType="separate"/>
            </w:r>
            <w:r w:rsidR="0094392F">
              <w:rPr>
                <w:noProof/>
                <w:webHidden/>
              </w:rPr>
              <w:t>16</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22" w:history="1">
            <w:r w:rsidRPr="00D96509">
              <w:rPr>
                <w:rStyle w:val="Hyperlink"/>
                <w:rFonts w:ascii="Times New Roman" w:hAnsi="Times New Roman" w:cs="Times New Roman"/>
                <w:noProof/>
              </w:rPr>
              <w:t>2.3.</w:t>
            </w:r>
            <w:r>
              <w:rPr>
                <w:rFonts w:eastAsiaTheme="minorEastAsia"/>
                <w:noProof/>
                <w:lang w:val="en-US"/>
              </w:rPr>
              <w:tab/>
            </w:r>
            <w:r w:rsidRPr="00D96509">
              <w:rPr>
                <w:rStyle w:val="Hyperlink"/>
                <w:rFonts w:ascii="Times New Roman" w:hAnsi="Times New Roman" w:cs="Times New Roman"/>
                <w:noProof/>
              </w:rPr>
              <w:t>Método empregado</w:t>
            </w:r>
            <w:r>
              <w:rPr>
                <w:noProof/>
                <w:webHidden/>
              </w:rPr>
              <w:tab/>
            </w:r>
            <w:r>
              <w:rPr>
                <w:noProof/>
                <w:webHidden/>
              </w:rPr>
              <w:fldChar w:fldCharType="begin"/>
            </w:r>
            <w:r>
              <w:rPr>
                <w:noProof/>
                <w:webHidden/>
              </w:rPr>
              <w:instrText xml:space="preserve"> PAGEREF _Toc373375522 \h </w:instrText>
            </w:r>
            <w:r>
              <w:rPr>
                <w:noProof/>
                <w:webHidden/>
              </w:rPr>
            </w:r>
            <w:r>
              <w:rPr>
                <w:noProof/>
                <w:webHidden/>
              </w:rPr>
              <w:fldChar w:fldCharType="separate"/>
            </w:r>
            <w:r w:rsidR="0094392F">
              <w:rPr>
                <w:noProof/>
                <w:webHidden/>
              </w:rPr>
              <w:t>17</w:t>
            </w:r>
            <w:r>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23" w:history="1">
            <w:r w:rsidRPr="00D96509">
              <w:rPr>
                <w:rStyle w:val="Hyperlink"/>
                <w:rFonts w:ascii="Times New Roman" w:hAnsi="Times New Roman" w:cs="Times New Roman"/>
                <w:b/>
                <w:noProof/>
              </w:rPr>
              <w:t>3.</w:t>
            </w:r>
            <w:r>
              <w:rPr>
                <w:rFonts w:eastAsiaTheme="minorEastAsia"/>
                <w:noProof/>
                <w:lang w:val="en-US"/>
              </w:rPr>
              <w:tab/>
            </w:r>
            <w:r w:rsidRPr="00D96509">
              <w:rPr>
                <w:rStyle w:val="Hyperlink"/>
                <w:rFonts w:ascii="Times New Roman" w:hAnsi="Times New Roman" w:cs="Times New Roman"/>
                <w:b/>
                <w:noProof/>
              </w:rPr>
              <w:t>O Algoritmo Genético</w:t>
            </w:r>
            <w:r>
              <w:rPr>
                <w:noProof/>
                <w:webHidden/>
              </w:rPr>
              <w:tab/>
            </w:r>
            <w:r>
              <w:rPr>
                <w:noProof/>
                <w:webHidden/>
              </w:rPr>
              <w:fldChar w:fldCharType="begin"/>
            </w:r>
            <w:r>
              <w:rPr>
                <w:noProof/>
                <w:webHidden/>
              </w:rPr>
              <w:instrText xml:space="preserve"> PAGEREF _Toc373375523 \h </w:instrText>
            </w:r>
            <w:r>
              <w:rPr>
                <w:noProof/>
                <w:webHidden/>
              </w:rPr>
            </w:r>
            <w:r>
              <w:rPr>
                <w:noProof/>
                <w:webHidden/>
              </w:rPr>
              <w:fldChar w:fldCharType="separate"/>
            </w:r>
            <w:r w:rsidR="0094392F">
              <w:rPr>
                <w:noProof/>
                <w:webHidden/>
              </w:rPr>
              <w:t>18</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24" w:history="1">
            <w:r w:rsidRPr="00D96509">
              <w:rPr>
                <w:rStyle w:val="Hyperlink"/>
                <w:rFonts w:ascii="Times New Roman" w:hAnsi="Times New Roman" w:cs="Times New Roman"/>
                <w:b/>
                <w:noProof/>
              </w:rPr>
              <w:t>3.1.</w:t>
            </w:r>
            <w:r>
              <w:rPr>
                <w:rFonts w:eastAsiaTheme="minorEastAsia"/>
                <w:noProof/>
                <w:lang w:val="en-US"/>
              </w:rPr>
              <w:tab/>
            </w:r>
            <w:r w:rsidRPr="00D96509">
              <w:rPr>
                <w:rStyle w:val="Hyperlink"/>
                <w:rFonts w:ascii="Times New Roman" w:hAnsi="Times New Roman" w:cs="Times New Roman"/>
                <w:b/>
                <w:noProof/>
              </w:rPr>
              <w:t>Definições Gerais, Considerações e nomenclatura</w:t>
            </w:r>
            <w:r>
              <w:rPr>
                <w:noProof/>
                <w:webHidden/>
              </w:rPr>
              <w:tab/>
            </w:r>
            <w:r>
              <w:rPr>
                <w:noProof/>
                <w:webHidden/>
              </w:rPr>
              <w:fldChar w:fldCharType="begin"/>
            </w:r>
            <w:r>
              <w:rPr>
                <w:noProof/>
                <w:webHidden/>
              </w:rPr>
              <w:instrText xml:space="preserve"> PAGEREF _Toc373375524 \h </w:instrText>
            </w:r>
            <w:r>
              <w:rPr>
                <w:noProof/>
                <w:webHidden/>
              </w:rPr>
            </w:r>
            <w:r>
              <w:rPr>
                <w:noProof/>
                <w:webHidden/>
              </w:rPr>
              <w:fldChar w:fldCharType="separate"/>
            </w:r>
            <w:r w:rsidR="0094392F">
              <w:rPr>
                <w:noProof/>
                <w:webHidden/>
              </w:rPr>
              <w:t>18</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25" w:history="1">
            <w:r w:rsidRPr="00D96509">
              <w:rPr>
                <w:rStyle w:val="Hyperlink"/>
                <w:rFonts w:ascii="Times New Roman" w:hAnsi="Times New Roman" w:cs="Times New Roman"/>
                <w:b/>
                <w:noProof/>
              </w:rPr>
              <w:t>3.2.</w:t>
            </w:r>
            <w:r>
              <w:rPr>
                <w:rFonts w:eastAsiaTheme="minorEastAsia"/>
                <w:noProof/>
                <w:lang w:val="en-US"/>
              </w:rPr>
              <w:tab/>
            </w:r>
            <w:r w:rsidRPr="00D96509">
              <w:rPr>
                <w:rStyle w:val="Hyperlink"/>
                <w:rFonts w:ascii="Times New Roman" w:hAnsi="Times New Roman" w:cs="Times New Roman"/>
                <w:b/>
                <w:noProof/>
              </w:rPr>
              <w:t>Modelagem</w:t>
            </w:r>
            <w:r>
              <w:rPr>
                <w:noProof/>
                <w:webHidden/>
              </w:rPr>
              <w:tab/>
            </w:r>
            <w:r>
              <w:rPr>
                <w:noProof/>
                <w:webHidden/>
              </w:rPr>
              <w:fldChar w:fldCharType="begin"/>
            </w:r>
            <w:r>
              <w:rPr>
                <w:noProof/>
                <w:webHidden/>
              </w:rPr>
              <w:instrText xml:space="preserve"> PAGEREF _Toc373375525 \h </w:instrText>
            </w:r>
            <w:r>
              <w:rPr>
                <w:noProof/>
                <w:webHidden/>
              </w:rPr>
            </w:r>
            <w:r>
              <w:rPr>
                <w:noProof/>
                <w:webHidden/>
              </w:rPr>
              <w:fldChar w:fldCharType="separate"/>
            </w:r>
            <w:r w:rsidR="0094392F">
              <w:rPr>
                <w:noProof/>
                <w:webHidden/>
              </w:rPr>
              <w:t>19</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26" w:history="1">
            <w:r w:rsidRPr="00D96509">
              <w:rPr>
                <w:rStyle w:val="Hyperlink"/>
                <w:rFonts w:ascii="Times New Roman" w:hAnsi="Times New Roman" w:cs="Times New Roman"/>
                <w:b/>
                <w:noProof/>
              </w:rPr>
              <w:t>3.2.1.</w:t>
            </w:r>
            <w:r>
              <w:rPr>
                <w:rFonts w:eastAsiaTheme="minorEastAsia"/>
                <w:noProof/>
                <w:lang w:val="en-US"/>
              </w:rPr>
              <w:tab/>
            </w:r>
            <w:r w:rsidRPr="00D96509">
              <w:rPr>
                <w:rStyle w:val="Hyperlink"/>
                <w:rFonts w:ascii="Times New Roman" w:hAnsi="Times New Roman" w:cs="Times New Roman"/>
                <w:b/>
                <w:noProof/>
              </w:rPr>
              <w:t>Planta</w:t>
            </w:r>
            <w:r>
              <w:rPr>
                <w:noProof/>
                <w:webHidden/>
              </w:rPr>
              <w:tab/>
            </w:r>
            <w:r>
              <w:rPr>
                <w:noProof/>
                <w:webHidden/>
              </w:rPr>
              <w:fldChar w:fldCharType="begin"/>
            </w:r>
            <w:r>
              <w:rPr>
                <w:noProof/>
                <w:webHidden/>
              </w:rPr>
              <w:instrText xml:space="preserve"> PAGEREF _Toc373375526 \h </w:instrText>
            </w:r>
            <w:r>
              <w:rPr>
                <w:noProof/>
                <w:webHidden/>
              </w:rPr>
            </w:r>
            <w:r>
              <w:rPr>
                <w:noProof/>
                <w:webHidden/>
              </w:rPr>
              <w:fldChar w:fldCharType="separate"/>
            </w:r>
            <w:r w:rsidR="0094392F">
              <w:rPr>
                <w:noProof/>
                <w:webHidden/>
              </w:rPr>
              <w:t>20</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27" w:history="1">
            <w:r w:rsidRPr="00D96509">
              <w:rPr>
                <w:rStyle w:val="Hyperlink"/>
                <w:rFonts w:ascii="Times New Roman" w:hAnsi="Times New Roman" w:cs="Times New Roman"/>
                <w:b/>
                <w:noProof/>
              </w:rPr>
              <w:t>3.2.2.</w:t>
            </w:r>
            <w:r>
              <w:rPr>
                <w:rFonts w:eastAsiaTheme="minorEastAsia"/>
                <w:noProof/>
                <w:lang w:val="en-US"/>
              </w:rPr>
              <w:tab/>
            </w:r>
            <w:r w:rsidRPr="00D96509">
              <w:rPr>
                <w:rStyle w:val="Hyperlink"/>
                <w:rFonts w:ascii="Times New Roman" w:hAnsi="Times New Roman" w:cs="Times New Roman"/>
                <w:b/>
                <w:noProof/>
              </w:rPr>
              <w:t>Sensores</w:t>
            </w:r>
            <w:r>
              <w:rPr>
                <w:noProof/>
                <w:webHidden/>
              </w:rPr>
              <w:tab/>
            </w:r>
            <w:r>
              <w:rPr>
                <w:noProof/>
                <w:webHidden/>
              </w:rPr>
              <w:fldChar w:fldCharType="begin"/>
            </w:r>
            <w:r>
              <w:rPr>
                <w:noProof/>
                <w:webHidden/>
              </w:rPr>
              <w:instrText xml:space="preserve"> PAGEREF _Toc373375527 \h </w:instrText>
            </w:r>
            <w:r>
              <w:rPr>
                <w:noProof/>
                <w:webHidden/>
              </w:rPr>
            </w:r>
            <w:r>
              <w:rPr>
                <w:noProof/>
                <w:webHidden/>
              </w:rPr>
              <w:fldChar w:fldCharType="separate"/>
            </w:r>
            <w:r w:rsidR="0094392F">
              <w:rPr>
                <w:noProof/>
                <w:webHidden/>
              </w:rPr>
              <w:t>21</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28" w:history="1">
            <w:r w:rsidRPr="00D96509">
              <w:rPr>
                <w:rStyle w:val="Hyperlink"/>
                <w:rFonts w:ascii="Times New Roman" w:hAnsi="Times New Roman" w:cs="Times New Roman"/>
                <w:b/>
                <w:noProof/>
              </w:rPr>
              <w:t>3.2.3.</w:t>
            </w:r>
            <w:r>
              <w:rPr>
                <w:rFonts w:eastAsiaTheme="minorEastAsia"/>
                <w:noProof/>
                <w:lang w:val="en-US"/>
              </w:rPr>
              <w:tab/>
            </w:r>
            <w:r w:rsidRPr="00D96509">
              <w:rPr>
                <w:rStyle w:val="Hyperlink"/>
                <w:rFonts w:ascii="Times New Roman" w:hAnsi="Times New Roman" w:cs="Times New Roman"/>
                <w:b/>
                <w:noProof/>
              </w:rPr>
              <w:t>Roteadores</w:t>
            </w:r>
            <w:r>
              <w:rPr>
                <w:noProof/>
                <w:webHidden/>
              </w:rPr>
              <w:tab/>
            </w:r>
            <w:r>
              <w:rPr>
                <w:noProof/>
                <w:webHidden/>
              </w:rPr>
              <w:fldChar w:fldCharType="begin"/>
            </w:r>
            <w:r>
              <w:rPr>
                <w:noProof/>
                <w:webHidden/>
              </w:rPr>
              <w:instrText xml:space="preserve"> PAGEREF _Toc373375528 \h </w:instrText>
            </w:r>
            <w:r>
              <w:rPr>
                <w:noProof/>
                <w:webHidden/>
              </w:rPr>
            </w:r>
            <w:r>
              <w:rPr>
                <w:noProof/>
                <w:webHidden/>
              </w:rPr>
              <w:fldChar w:fldCharType="separate"/>
            </w:r>
            <w:r w:rsidR="0094392F">
              <w:rPr>
                <w:noProof/>
                <w:webHidden/>
              </w:rPr>
              <w:t>21</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29" w:history="1">
            <w:r w:rsidRPr="00D96509">
              <w:rPr>
                <w:rStyle w:val="Hyperlink"/>
                <w:rFonts w:ascii="Times New Roman" w:hAnsi="Times New Roman" w:cs="Times New Roman"/>
                <w:b/>
                <w:noProof/>
              </w:rPr>
              <w:t>3.2.4.</w:t>
            </w:r>
            <w:r>
              <w:rPr>
                <w:rFonts w:eastAsiaTheme="minorEastAsia"/>
                <w:noProof/>
                <w:lang w:val="en-US"/>
              </w:rPr>
              <w:tab/>
            </w:r>
            <w:r w:rsidRPr="00D96509">
              <w:rPr>
                <w:rStyle w:val="Hyperlink"/>
                <w:rFonts w:ascii="Times New Roman" w:hAnsi="Times New Roman" w:cs="Times New Roman"/>
                <w:b/>
                <w:noProof/>
              </w:rPr>
              <w:t>Obstáculos</w:t>
            </w:r>
            <w:r>
              <w:rPr>
                <w:noProof/>
                <w:webHidden/>
              </w:rPr>
              <w:tab/>
            </w:r>
            <w:r>
              <w:rPr>
                <w:noProof/>
                <w:webHidden/>
              </w:rPr>
              <w:fldChar w:fldCharType="begin"/>
            </w:r>
            <w:r>
              <w:rPr>
                <w:noProof/>
                <w:webHidden/>
              </w:rPr>
              <w:instrText xml:space="preserve"> PAGEREF _Toc373375529 \h </w:instrText>
            </w:r>
            <w:r>
              <w:rPr>
                <w:noProof/>
                <w:webHidden/>
              </w:rPr>
            </w:r>
            <w:r>
              <w:rPr>
                <w:noProof/>
                <w:webHidden/>
              </w:rPr>
              <w:fldChar w:fldCharType="separate"/>
            </w:r>
            <w:r w:rsidR="0094392F">
              <w:rPr>
                <w:noProof/>
                <w:webHidden/>
              </w:rPr>
              <w:t>22</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30" w:history="1">
            <w:r w:rsidRPr="00D96509">
              <w:rPr>
                <w:rStyle w:val="Hyperlink"/>
                <w:rFonts w:ascii="Times New Roman" w:hAnsi="Times New Roman" w:cs="Times New Roman"/>
                <w:b/>
                <w:noProof/>
              </w:rPr>
              <w:t>3.2.5.</w:t>
            </w:r>
            <w:r>
              <w:rPr>
                <w:rFonts w:eastAsiaTheme="minorEastAsia"/>
                <w:noProof/>
                <w:lang w:val="en-US"/>
              </w:rPr>
              <w:tab/>
            </w:r>
            <w:r w:rsidRPr="00D96509">
              <w:rPr>
                <w:rStyle w:val="Hyperlink"/>
                <w:rFonts w:ascii="Times New Roman" w:hAnsi="Times New Roman" w:cs="Times New Roman"/>
                <w:b/>
                <w:noProof/>
              </w:rPr>
              <w:t>Grafo de conectividade</w:t>
            </w:r>
            <w:r>
              <w:rPr>
                <w:noProof/>
                <w:webHidden/>
              </w:rPr>
              <w:tab/>
            </w:r>
            <w:r>
              <w:rPr>
                <w:noProof/>
                <w:webHidden/>
              </w:rPr>
              <w:fldChar w:fldCharType="begin"/>
            </w:r>
            <w:r>
              <w:rPr>
                <w:noProof/>
                <w:webHidden/>
              </w:rPr>
              <w:instrText xml:space="preserve"> PAGEREF _Toc373375530 \h </w:instrText>
            </w:r>
            <w:r>
              <w:rPr>
                <w:noProof/>
                <w:webHidden/>
              </w:rPr>
            </w:r>
            <w:r>
              <w:rPr>
                <w:noProof/>
                <w:webHidden/>
              </w:rPr>
              <w:fldChar w:fldCharType="separate"/>
            </w:r>
            <w:r w:rsidR="0094392F">
              <w:rPr>
                <w:noProof/>
                <w:webHidden/>
              </w:rPr>
              <w:t>26</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1" w:history="1">
            <w:r w:rsidRPr="00D96509">
              <w:rPr>
                <w:rStyle w:val="Hyperlink"/>
                <w:rFonts w:ascii="Times New Roman" w:hAnsi="Times New Roman" w:cs="Times New Roman"/>
                <w:b/>
                <w:noProof/>
              </w:rPr>
              <w:t>3.3.</w:t>
            </w:r>
            <w:r>
              <w:rPr>
                <w:rFonts w:eastAsiaTheme="minorEastAsia"/>
                <w:noProof/>
                <w:lang w:val="en-US"/>
              </w:rPr>
              <w:tab/>
            </w:r>
            <w:r w:rsidRPr="00D96509">
              <w:rPr>
                <w:rStyle w:val="Hyperlink"/>
                <w:rFonts w:ascii="Times New Roman" w:hAnsi="Times New Roman" w:cs="Times New Roman"/>
                <w:b/>
                <w:noProof/>
              </w:rPr>
              <w:t>Indivíduo</w:t>
            </w:r>
            <w:r>
              <w:rPr>
                <w:noProof/>
                <w:webHidden/>
              </w:rPr>
              <w:tab/>
            </w:r>
            <w:r>
              <w:rPr>
                <w:noProof/>
                <w:webHidden/>
              </w:rPr>
              <w:fldChar w:fldCharType="begin"/>
            </w:r>
            <w:r>
              <w:rPr>
                <w:noProof/>
                <w:webHidden/>
              </w:rPr>
              <w:instrText xml:space="preserve"> PAGEREF _Toc373375531 \h </w:instrText>
            </w:r>
            <w:r>
              <w:rPr>
                <w:noProof/>
                <w:webHidden/>
              </w:rPr>
            </w:r>
            <w:r>
              <w:rPr>
                <w:noProof/>
                <w:webHidden/>
              </w:rPr>
              <w:fldChar w:fldCharType="separate"/>
            </w:r>
            <w:r w:rsidR="0094392F">
              <w:rPr>
                <w:noProof/>
                <w:webHidden/>
              </w:rPr>
              <w:t>26</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2" w:history="1">
            <w:r w:rsidRPr="00D96509">
              <w:rPr>
                <w:rStyle w:val="Hyperlink"/>
                <w:rFonts w:ascii="Times New Roman" w:hAnsi="Times New Roman" w:cs="Times New Roman"/>
                <w:b/>
                <w:noProof/>
              </w:rPr>
              <w:t>3.4.</w:t>
            </w:r>
            <w:r>
              <w:rPr>
                <w:rFonts w:eastAsiaTheme="minorEastAsia"/>
                <w:noProof/>
                <w:lang w:val="en-US"/>
              </w:rPr>
              <w:tab/>
            </w:r>
            <w:r w:rsidRPr="00D96509">
              <w:rPr>
                <w:rStyle w:val="Hyperlink"/>
                <w:rFonts w:ascii="Times New Roman" w:hAnsi="Times New Roman" w:cs="Times New Roman"/>
                <w:b/>
                <w:noProof/>
              </w:rPr>
              <w:t>População Inicial</w:t>
            </w:r>
            <w:r>
              <w:rPr>
                <w:noProof/>
                <w:webHidden/>
              </w:rPr>
              <w:tab/>
            </w:r>
            <w:r>
              <w:rPr>
                <w:noProof/>
                <w:webHidden/>
              </w:rPr>
              <w:fldChar w:fldCharType="begin"/>
            </w:r>
            <w:r>
              <w:rPr>
                <w:noProof/>
                <w:webHidden/>
              </w:rPr>
              <w:instrText xml:space="preserve"> PAGEREF _Toc373375532 \h </w:instrText>
            </w:r>
            <w:r>
              <w:rPr>
                <w:noProof/>
                <w:webHidden/>
              </w:rPr>
            </w:r>
            <w:r>
              <w:rPr>
                <w:noProof/>
                <w:webHidden/>
              </w:rPr>
              <w:fldChar w:fldCharType="separate"/>
            </w:r>
            <w:r w:rsidR="0094392F">
              <w:rPr>
                <w:noProof/>
                <w:webHidden/>
              </w:rPr>
              <w:t>27</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3" w:history="1">
            <w:r w:rsidRPr="00D96509">
              <w:rPr>
                <w:rStyle w:val="Hyperlink"/>
                <w:rFonts w:ascii="Times New Roman" w:hAnsi="Times New Roman" w:cs="Times New Roman"/>
                <w:b/>
                <w:noProof/>
              </w:rPr>
              <w:t>3.5.</w:t>
            </w:r>
            <w:r>
              <w:rPr>
                <w:rFonts w:eastAsiaTheme="minorEastAsia"/>
                <w:noProof/>
                <w:lang w:val="en-US"/>
              </w:rPr>
              <w:tab/>
            </w:r>
            <w:r w:rsidRPr="00D96509">
              <w:rPr>
                <w:rStyle w:val="Hyperlink"/>
                <w:rFonts w:ascii="Times New Roman" w:hAnsi="Times New Roman" w:cs="Times New Roman"/>
                <w:b/>
                <w:noProof/>
              </w:rPr>
              <w:t>Função de Aptidão</w:t>
            </w:r>
            <w:r>
              <w:rPr>
                <w:noProof/>
                <w:webHidden/>
              </w:rPr>
              <w:tab/>
            </w:r>
            <w:r>
              <w:rPr>
                <w:noProof/>
                <w:webHidden/>
              </w:rPr>
              <w:fldChar w:fldCharType="begin"/>
            </w:r>
            <w:r>
              <w:rPr>
                <w:noProof/>
                <w:webHidden/>
              </w:rPr>
              <w:instrText xml:space="preserve"> PAGEREF _Toc373375533 \h </w:instrText>
            </w:r>
            <w:r>
              <w:rPr>
                <w:noProof/>
                <w:webHidden/>
              </w:rPr>
            </w:r>
            <w:r>
              <w:rPr>
                <w:noProof/>
                <w:webHidden/>
              </w:rPr>
              <w:fldChar w:fldCharType="separate"/>
            </w:r>
            <w:r w:rsidR="0094392F">
              <w:rPr>
                <w:noProof/>
                <w:webHidden/>
              </w:rPr>
              <w:t>28</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34" w:history="1">
            <w:r w:rsidRPr="00D96509">
              <w:rPr>
                <w:rStyle w:val="Hyperlink"/>
                <w:rFonts w:ascii="Times New Roman" w:hAnsi="Times New Roman" w:cs="Times New Roman"/>
                <w:b/>
                <w:noProof/>
              </w:rPr>
              <w:t>3.5.1.</w:t>
            </w:r>
            <w:r>
              <w:rPr>
                <w:rFonts w:eastAsiaTheme="minorEastAsia"/>
                <w:noProof/>
                <w:lang w:val="en-US"/>
              </w:rPr>
              <w:tab/>
            </w:r>
            <w:r w:rsidRPr="00D96509">
              <w:rPr>
                <w:rStyle w:val="Hyperlink"/>
                <w:rFonts w:ascii="Times New Roman" w:hAnsi="Times New Roman" w:cs="Times New Roman"/>
                <w:b/>
                <w:noProof/>
              </w:rPr>
              <w:t>Desempenho</w:t>
            </w:r>
            <w:r>
              <w:rPr>
                <w:noProof/>
                <w:webHidden/>
              </w:rPr>
              <w:tab/>
            </w:r>
            <w:r>
              <w:rPr>
                <w:noProof/>
                <w:webHidden/>
              </w:rPr>
              <w:fldChar w:fldCharType="begin"/>
            </w:r>
            <w:r>
              <w:rPr>
                <w:noProof/>
                <w:webHidden/>
              </w:rPr>
              <w:instrText xml:space="preserve"> PAGEREF _Toc373375534 \h </w:instrText>
            </w:r>
            <w:r>
              <w:rPr>
                <w:noProof/>
                <w:webHidden/>
              </w:rPr>
            </w:r>
            <w:r>
              <w:rPr>
                <w:noProof/>
                <w:webHidden/>
              </w:rPr>
              <w:fldChar w:fldCharType="separate"/>
            </w:r>
            <w:r w:rsidR="0094392F">
              <w:rPr>
                <w:noProof/>
                <w:webHidden/>
              </w:rPr>
              <w:t>30</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5" w:history="1">
            <w:r w:rsidRPr="00D96509">
              <w:rPr>
                <w:rStyle w:val="Hyperlink"/>
                <w:rFonts w:ascii="Times New Roman" w:hAnsi="Times New Roman" w:cs="Times New Roman"/>
                <w:b/>
                <w:noProof/>
              </w:rPr>
              <w:t>3.6.</w:t>
            </w:r>
            <w:r>
              <w:rPr>
                <w:rFonts w:eastAsiaTheme="minorEastAsia"/>
                <w:noProof/>
                <w:lang w:val="en-US"/>
              </w:rPr>
              <w:tab/>
            </w:r>
            <w:r w:rsidRPr="00D96509">
              <w:rPr>
                <w:rStyle w:val="Hyperlink"/>
                <w:rFonts w:ascii="Times New Roman" w:hAnsi="Times New Roman" w:cs="Times New Roman"/>
                <w:b/>
                <w:noProof/>
              </w:rPr>
              <w:t>Escolha dos mais aptos</w:t>
            </w:r>
            <w:r>
              <w:rPr>
                <w:noProof/>
                <w:webHidden/>
              </w:rPr>
              <w:tab/>
            </w:r>
            <w:r>
              <w:rPr>
                <w:noProof/>
                <w:webHidden/>
              </w:rPr>
              <w:fldChar w:fldCharType="begin"/>
            </w:r>
            <w:r>
              <w:rPr>
                <w:noProof/>
                <w:webHidden/>
              </w:rPr>
              <w:instrText xml:space="preserve"> PAGEREF _Toc373375535 \h </w:instrText>
            </w:r>
            <w:r>
              <w:rPr>
                <w:noProof/>
                <w:webHidden/>
              </w:rPr>
            </w:r>
            <w:r>
              <w:rPr>
                <w:noProof/>
                <w:webHidden/>
              </w:rPr>
              <w:fldChar w:fldCharType="separate"/>
            </w:r>
            <w:r w:rsidR="0094392F">
              <w:rPr>
                <w:noProof/>
                <w:webHidden/>
              </w:rPr>
              <w:t>31</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6" w:history="1">
            <w:r w:rsidRPr="00D96509">
              <w:rPr>
                <w:rStyle w:val="Hyperlink"/>
                <w:rFonts w:ascii="Times New Roman" w:hAnsi="Times New Roman" w:cs="Times New Roman"/>
                <w:b/>
                <w:noProof/>
              </w:rPr>
              <w:t>3.7.</w:t>
            </w:r>
            <w:r>
              <w:rPr>
                <w:rFonts w:eastAsiaTheme="minorEastAsia"/>
                <w:noProof/>
                <w:lang w:val="en-US"/>
              </w:rPr>
              <w:tab/>
            </w:r>
            <w:r w:rsidRPr="00D96509">
              <w:rPr>
                <w:rStyle w:val="Hyperlink"/>
                <w:rFonts w:ascii="Times New Roman" w:hAnsi="Times New Roman" w:cs="Times New Roman"/>
                <w:b/>
                <w:noProof/>
              </w:rPr>
              <w:t>Função de Cruzamento</w:t>
            </w:r>
            <w:r>
              <w:rPr>
                <w:noProof/>
                <w:webHidden/>
              </w:rPr>
              <w:tab/>
            </w:r>
            <w:r>
              <w:rPr>
                <w:noProof/>
                <w:webHidden/>
              </w:rPr>
              <w:fldChar w:fldCharType="begin"/>
            </w:r>
            <w:r>
              <w:rPr>
                <w:noProof/>
                <w:webHidden/>
              </w:rPr>
              <w:instrText xml:space="preserve"> PAGEREF _Toc373375536 \h </w:instrText>
            </w:r>
            <w:r>
              <w:rPr>
                <w:noProof/>
                <w:webHidden/>
              </w:rPr>
            </w:r>
            <w:r>
              <w:rPr>
                <w:noProof/>
                <w:webHidden/>
              </w:rPr>
              <w:fldChar w:fldCharType="separate"/>
            </w:r>
            <w:r w:rsidR="0094392F">
              <w:rPr>
                <w:noProof/>
                <w:webHidden/>
              </w:rPr>
              <w:t>32</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7" w:history="1">
            <w:r w:rsidRPr="00D96509">
              <w:rPr>
                <w:rStyle w:val="Hyperlink"/>
                <w:rFonts w:ascii="Times New Roman" w:hAnsi="Times New Roman" w:cs="Times New Roman"/>
                <w:b/>
                <w:noProof/>
              </w:rPr>
              <w:t>3.8.</w:t>
            </w:r>
            <w:r>
              <w:rPr>
                <w:rFonts w:eastAsiaTheme="minorEastAsia"/>
                <w:noProof/>
                <w:lang w:val="en-US"/>
              </w:rPr>
              <w:tab/>
            </w:r>
            <w:r w:rsidRPr="00D96509">
              <w:rPr>
                <w:rStyle w:val="Hyperlink"/>
                <w:rFonts w:ascii="Times New Roman" w:hAnsi="Times New Roman" w:cs="Times New Roman"/>
                <w:b/>
                <w:noProof/>
              </w:rPr>
              <w:t>Mutação</w:t>
            </w:r>
            <w:r>
              <w:rPr>
                <w:noProof/>
                <w:webHidden/>
              </w:rPr>
              <w:tab/>
            </w:r>
            <w:r>
              <w:rPr>
                <w:noProof/>
                <w:webHidden/>
              </w:rPr>
              <w:fldChar w:fldCharType="begin"/>
            </w:r>
            <w:r>
              <w:rPr>
                <w:noProof/>
                <w:webHidden/>
              </w:rPr>
              <w:instrText xml:space="preserve"> PAGEREF _Toc373375537 \h </w:instrText>
            </w:r>
            <w:r>
              <w:rPr>
                <w:noProof/>
                <w:webHidden/>
              </w:rPr>
            </w:r>
            <w:r>
              <w:rPr>
                <w:noProof/>
                <w:webHidden/>
              </w:rPr>
              <w:fldChar w:fldCharType="separate"/>
            </w:r>
            <w:r w:rsidR="0094392F">
              <w:rPr>
                <w:noProof/>
                <w:webHidden/>
              </w:rPr>
              <w:t>33</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38" w:history="1">
            <w:r w:rsidRPr="00D96509">
              <w:rPr>
                <w:rStyle w:val="Hyperlink"/>
                <w:rFonts w:ascii="Times New Roman" w:hAnsi="Times New Roman" w:cs="Times New Roman"/>
                <w:b/>
                <w:noProof/>
              </w:rPr>
              <w:t>3.9.</w:t>
            </w:r>
            <w:r>
              <w:rPr>
                <w:rFonts w:eastAsiaTheme="minorEastAsia"/>
                <w:noProof/>
                <w:lang w:val="en-US"/>
              </w:rPr>
              <w:tab/>
            </w:r>
            <w:r w:rsidRPr="00D96509">
              <w:rPr>
                <w:rStyle w:val="Hyperlink"/>
                <w:rFonts w:ascii="Times New Roman" w:hAnsi="Times New Roman" w:cs="Times New Roman"/>
                <w:b/>
                <w:noProof/>
              </w:rPr>
              <w:t>Condições de parada</w:t>
            </w:r>
            <w:r>
              <w:rPr>
                <w:noProof/>
                <w:webHidden/>
              </w:rPr>
              <w:tab/>
            </w:r>
            <w:r>
              <w:rPr>
                <w:noProof/>
                <w:webHidden/>
              </w:rPr>
              <w:fldChar w:fldCharType="begin"/>
            </w:r>
            <w:r>
              <w:rPr>
                <w:noProof/>
                <w:webHidden/>
              </w:rPr>
              <w:instrText xml:space="preserve"> PAGEREF _Toc373375538 \h </w:instrText>
            </w:r>
            <w:r>
              <w:rPr>
                <w:noProof/>
                <w:webHidden/>
              </w:rPr>
            </w:r>
            <w:r>
              <w:rPr>
                <w:noProof/>
                <w:webHidden/>
              </w:rPr>
              <w:fldChar w:fldCharType="separate"/>
            </w:r>
            <w:r w:rsidR="0094392F">
              <w:rPr>
                <w:noProof/>
                <w:webHidden/>
              </w:rPr>
              <w:t>37</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39" w:history="1">
            <w:r w:rsidRPr="00D96509">
              <w:rPr>
                <w:rStyle w:val="Hyperlink"/>
                <w:rFonts w:ascii="Times New Roman" w:hAnsi="Times New Roman" w:cs="Times New Roman"/>
                <w:b/>
                <w:noProof/>
              </w:rPr>
              <w:t>3.10.</w:t>
            </w:r>
            <w:r>
              <w:rPr>
                <w:rFonts w:eastAsiaTheme="minorEastAsia"/>
                <w:noProof/>
                <w:lang w:val="en-US"/>
              </w:rPr>
              <w:tab/>
            </w:r>
            <w:r w:rsidRPr="00D96509">
              <w:rPr>
                <w:rStyle w:val="Hyperlink"/>
                <w:rFonts w:ascii="Times New Roman" w:hAnsi="Times New Roman" w:cs="Times New Roman"/>
                <w:b/>
                <w:noProof/>
              </w:rPr>
              <w:t>Limitações</w:t>
            </w:r>
            <w:r>
              <w:rPr>
                <w:noProof/>
                <w:webHidden/>
              </w:rPr>
              <w:tab/>
            </w:r>
            <w:r>
              <w:rPr>
                <w:noProof/>
                <w:webHidden/>
              </w:rPr>
              <w:fldChar w:fldCharType="begin"/>
            </w:r>
            <w:r>
              <w:rPr>
                <w:noProof/>
                <w:webHidden/>
              </w:rPr>
              <w:instrText xml:space="preserve"> PAGEREF _Toc373375539 \h </w:instrText>
            </w:r>
            <w:r>
              <w:rPr>
                <w:noProof/>
                <w:webHidden/>
              </w:rPr>
            </w:r>
            <w:r>
              <w:rPr>
                <w:noProof/>
                <w:webHidden/>
              </w:rPr>
              <w:fldChar w:fldCharType="separate"/>
            </w:r>
            <w:r w:rsidR="0094392F">
              <w:rPr>
                <w:noProof/>
                <w:webHidden/>
              </w:rPr>
              <w:t>38</w:t>
            </w:r>
            <w:r>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40" w:history="1">
            <w:r w:rsidRPr="00D96509">
              <w:rPr>
                <w:rStyle w:val="Hyperlink"/>
                <w:rFonts w:ascii="Times New Roman" w:hAnsi="Times New Roman" w:cs="Times New Roman"/>
                <w:b/>
                <w:noProof/>
              </w:rPr>
              <w:t>4.</w:t>
            </w:r>
            <w:r>
              <w:rPr>
                <w:rFonts w:eastAsiaTheme="minorEastAsia"/>
                <w:noProof/>
                <w:lang w:val="en-US"/>
              </w:rPr>
              <w:tab/>
            </w:r>
            <w:r w:rsidRPr="00D96509">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_Toc373375540 \h </w:instrText>
            </w:r>
            <w:r>
              <w:rPr>
                <w:noProof/>
                <w:webHidden/>
              </w:rPr>
            </w:r>
            <w:r>
              <w:rPr>
                <w:noProof/>
                <w:webHidden/>
              </w:rPr>
              <w:fldChar w:fldCharType="separate"/>
            </w:r>
            <w:r w:rsidR="0094392F">
              <w:rPr>
                <w:noProof/>
                <w:webHidden/>
              </w:rPr>
              <w:t>41</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41" w:history="1">
            <w:r w:rsidRPr="00D96509">
              <w:rPr>
                <w:rStyle w:val="Hyperlink"/>
                <w:rFonts w:ascii="Times New Roman" w:hAnsi="Times New Roman" w:cs="Times New Roman"/>
                <w:b/>
                <w:noProof/>
              </w:rPr>
              <w:t>4.1.</w:t>
            </w:r>
            <w:r>
              <w:rPr>
                <w:rFonts w:eastAsiaTheme="minorEastAsia"/>
                <w:noProof/>
                <w:lang w:val="en-US"/>
              </w:rPr>
              <w:tab/>
            </w:r>
            <w:r w:rsidRPr="00D96509">
              <w:rPr>
                <w:rStyle w:val="Hyperlink"/>
                <w:rFonts w:ascii="Times New Roman" w:hAnsi="Times New Roman" w:cs="Times New Roman"/>
                <w:b/>
                <w:noProof/>
              </w:rPr>
              <w:t>Algoritmo de Busca Aleatório</w:t>
            </w:r>
            <w:r>
              <w:rPr>
                <w:noProof/>
                <w:webHidden/>
              </w:rPr>
              <w:tab/>
            </w:r>
            <w:r>
              <w:rPr>
                <w:noProof/>
                <w:webHidden/>
              </w:rPr>
              <w:fldChar w:fldCharType="begin"/>
            </w:r>
            <w:r>
              <w:rPr>
                <w:noProof/>
                <w:webHidden/>
              </w:rPr>
              <w:instrText xml:space="preserve"> PAGEREF _Toc373375541 \h </w:instrText>
            </w:r>
            <w:r>
              <w:rPr>
                <w:noProof/>
                <w:webHidden/>
              </w:rPr>
            </w:r>
            <w:r>
              <w:rPr>
                <w:noProof/>
                <w:webHidden/>
              </w:rPr>
              <w:fldChar w:fldCharType="separate"/>
            </w:r>
            <w:r w:rsidR="0094392F">
              <w:rPr>
                <w:noProof/>
                <w:webHidden/>
              </w:rPr>
              <w:t>41</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42" w:history="1">
            <w:r w:rsidRPr="00D96509">
              <w:rPr>
                <w:rStyle w:val="Hyperlink"/>
                <w:rFonts w:ascii="Times New Roman" w:hAnsi="Times New Roman" w:cs="Times New Roman"/>
                <w:b/>
                <w:noProof/>
              </w:rPr>
              <w:t>4.2.</w:t>
            </w:r>
            <w:r>
              <w:rPr>
                <w:rFonts w:eastAsiaTheme="minorEastAsia"/>
                <w:noProof/>
                <w:lang w:val="en-US"/>
              </w:rPr>
              <w:tab/>
            </w:r>
            <w:r w:rsidRPr="00D96509">
              <w:rPr>
                <w:rStyle w:val="Hyperlink"/>
                <w:rFonts w:ascii="Times New Roman" w:hAnsi="Times New Roman" w:cs="Times New Roman"/>
                <w:b/>
                <w:noProof/>
              </w:rPr>
              <w:t>Algoritmo de Busca Gulosa</w:t>
            </w:r>
            <w:r>
              <w:rPr>
                <w:noProof/>
                <w:webHidden/>
              </w:rPr>
              <w:tab/>
            </w:r>
            <w:r>
              <w:rPr>
                <w:noProof/>
                <w:webHidden/>
              </w:rPr>
              <w:fldChar w:fldCharType="begin"/>
            </w:r>
            <w:r>
              <w:rPr>
                <w:noProof/>
                <w:webHidden/>
              </w:rPr>
              <w:instrText xml:space="preserve"> PAGEREF _Toc373375542 \h </w:instrText>
            </w:r>
            <w:r>
              <w:rPr>
                <w:noProof/>
                <w:webHidden/>
              </w:rPr>
            </w:r>
            <w:r>
              <w:rPr>
                <w:noProof/>
                <w:webHidden/>
              </w:rPr>
              <w:fldChar w:fldCharType="separate"/>
            </w:r>
            <w:r w:rsidR="0094392F">
              <w:rPr>
                <w:noProof/>
                <w:webHidden/>
              </w:rPr>
              <w:t>41</w:t>
            </w:r>
            <w:r>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43" w:history="1">
            <w:r w:rsidRPr="00D96509">
              <w:rPr>
                <w:rStyle w:val="Hyperlink"/>
                <w:rFonts w:ascii="Times New Roman" w:hAnsi="Times New Roman" w:cs="Times New Roman"/>
                <w:b/>
                <w:noProof/>
              </w:rPr>
              <w:t>5.</w:t>
            </w:r>
            <w:r>
              <w:rPr>
                <w:rFonts w:eastAsiaTheme="minorEastAsia"/>
                <w:noProof/>
                <w:lang w:val="en-US"/>
              </w:rPr>
              <w:tab/>
            </w:r>
            <w:r w:rsidRPr="00D96509">
              <w:rPr>
                <w:rStyle w:val="Hyperlink"/>
                <w:rFonts w:ascii="Times New Roman" w:hAnsi="Times New Roman" w:cs="Times New Roman"/>
                <w:b/>
                <w:noProof/>
              </w:rPr>
              <w:t>Testes</w:t>
            </w:r>
            <w:r>
              <w:rPr>
                <w:noProof/>
                <w:webHidden/>
              </w:rPr>
              <w:tab/>
            </w:r>
            <w:r>
              <w:rPr>
                <w:noProof/>
                <w:webHidden/>
              </w:rPr>
              <w:fldChar w:fldCharType="begin"/>
            </w:r>
            <w:r>
              <w:rPr>
                <w:noProof/>
                <w:webHidden/>
              </w:rPr>
              <w:instrText xml:space="preserve"> PAGEREF _Toc373375543 \h </w:instrText>
            </w:r>
            <w:r>
              <w:rPr>
                <w:noProof/>
                <w:webHidden/>
              </w:rPr>
            </w:r>
            <w:r>
              <w:rPr>
                <w:noProof/>
                <w:webHidden/>
              </w:rPr>
              <w:fldChar w:fldCharType="separate"/>
            </w:r>
            <w:r w:rsidR="0094392F">
              <w:rPr>
                <w:noProof/>
                <w:webHidden/>
              </w:rPr>
              <w:t>43</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44" w:history="1">
            <w:r w:rsidRPr="00D96509">
              <w:rPr>
                <w:rStyle w:val="Hyperlink"/>
                <w:rFonts w:ascii="Times New Roman" w:hAnsi="Times New Roman" w:cs="Times New Roman"/>
                <w:b/>
                <w:noProof/>
              </w:rPr>
              <w:t>5.1.</w:t>
            </w:r>
            <w:r>
              <w:rPr>
                <w:rFonts w:eastAsiaTheme="minorEastAsia"/>
                <w:noProof/>
                <w:lang w:val="en-US"/>
              </w:rPr>
              <w:tab/>
            </w:r>
            <w:r w:rsidRPr="00D96509">
              <w:rPr>
                <w:rStyle w:val="Hyperlink"/>
                <w:rFonts w:ascii="Times New Roman" w:hAnsi="Times New Roman" w:cs="Times New Roman"/>
                <w:b/>
                <w:noProof/>
              </w:rPr>
              <w:t>Cenários de testes</w:t>
            </w:r>
            <w:r>
              <w:rPr>
                <w:noProof/>
                <w:webHidden/>
              </w:rPr>
              <w:tab/>
            </w:r>
            <w:r>
              <w:rPr>
                <w:noProof/>
                <w:webHidden/>
              </w:rPr>
              <w:fldChar w:fldCharType="begin"/>
            </w:r>
            <w:r>
              <w:rPr>
                <w:noProof/>
                <w:webHidden/>
              </w:rPr>
              <w:instrText xml:space="preserve"> PAGEREF _Toc373375544 \h </w:instrText>
            </w:r>
            <w:r>
              <w:rPr>
                <w:noProof/>
                <w:webHidden/>
              </w:rPr>
            </w:r>
            <w:r>
              <w:rPr>
                <w:noProof/>
                <w:webHidden/>
              </w:rPr>
              <w:fldChar w:fldCharType="separate"/>
            </w:r>
            <w:r w:rsidR="0094392F">
              <w:rPr>
                <w:noProof/>
                <w:webHidden/>
              </w:rPr>
              <w:t>43</w:t>
            </w:r>
            <w:r>
              <w:rPr>
                <w:noProof/>
                <w:webHidden/>
              </w:rPr>
              <w:fldChar w:fldCharType="end"/>
            </w:r>
          </w:hyperlink>
        </w:p>
        <w:p w:rsidR="00B43574" w:rsidRDefault="00B43574">
          <w:pPr>
            <w:pStyle w:val="TOC2"/>
            <w:tabs>
              <w:tab w:val="left" w:pos="880"/>
              <w:tab w:val="right" w:leader="dot" w:pos="9061"/>
            </w:tabs>
            <w:rPr>
              <w:rFonts w:eastAsiaTheme="minorEastAsia"/>
              <w:noProof/>
              <w:lang w:val="en-US"/>
            </w:rPr>
          </w:pPr>
          <w:hyperlink w:anchor="_Toc373375545" w:history="1">
            <w:r w:rsidRPr="00D96509">
              <w:rPr>
                <w:rStyle w:val="Hyperlink"/>
                <w:rFonts w:ascii="Times New Roman" w:hAnsi="Times New Roman" w:cs="Times New Roman"/>
                <w:b/>
                <w:noProof/>
              </w:rPr>
              <w:t>5.2.</w:t>
            </w:r>
            <w:r>
              <w:rPr>
                <w:rFonts w:eastAsiaTheme="minorEastAsia"/>
                <w:noProof/>
                <w:lang w:val="en-US"/>
              </w:rPr>
              <w:tab/>
            </w:r>
            <w:r w:rsidRPr="00D96509">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_Toc373375545 \h </w:instrText>
            </w:r>
            <w:r>
              <w:rPr>
                <w:noProof/>
                <w:webHidden/>
              </w:rPr>
            </w:r>
            <w:r>
              <w:rPr>
                <w:noProof/>
                <w:webHidden/>
              </w:rPr>
              <w:fldChar w:fldCharType="separate"/>
            </w:r>
            <w:r w:rsidR="0094392F">
              <w:rPr>
                <w:noProof/>
                <w:webHidden/>
              </w:rPr>
              <w:t>47</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46" w:history="1">
            <w:r w:rsidRPr="00D96509">
              <w:rPr>
                <w:rStyle w:val="Hyperlink"/>
                <w:rFonts w:ascii="Times New Roman" w:hAnsi="Times New Roman" w:cs="Times New Roman"/>
                <w:b/>
                <w:noProof/>
              </w:rPr>
              <w:t>5.2.1.</w:t>
            </w:r>
            <w:r>
              <w:rPr>
                <w:rFonts w:eastAsiaTheme="minorEastAsia"/>
                <w:noProof/>
                <w:lang w:val="en-US"/>
              </w:rPr>
              <w:tab/>
            </w:r>
            <w:r w:rsidRPr="00D96509">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_Toc373375546 \h </w:instrText>
            </w:r>
            <w:r>
              <w:rPr>
                <w:noProof/>
                <w:webHidden/>
              </w:rPr>
            </w:r>
            <w:r>
              <w:rPr>
                <w:noProof/>
                <w:webHidden/>
              </w:rPr>
              <w:fldChar w:fldCharType="separate"/>
            </w:r>
            <w:r w:rsidR="0094392F">
              <w:rPr>
                <w:noProof/>
                <w:webHidden/>
              </w:rPr>
              <w:t>47</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47" w:history="1">
            <w:r w:rsidRPr="00D96509">
              <w:rPr>
                <w:rStyle w:val="Hyperlink"/>
                <w:rFonts w:ascii="Times New Roman" w:hAnsi="Times New Roman" w:cs="Times New Roman"/>
                <w:b/>
                <w:noProof/>
              </w:rPr>
              <w:t>5.2.2.</w:t>
            </w:r>
            <w:r>
              <w:rPr>
                <w:rFonts w:eastAsiaTheme="minorEastAsia"/>
                <w:noProof/>
                <w:lang w:val="en-US"/>
              </w:rPr>
              <w:tab/>
            </w:r>
            <w:r w:rsidRPr="00D96509">
              <w:rPr>
                <w:rStyle w:val="Hyperlink"/>
                <w:rFonts w:ascii="Times New Roman" w:hAnsi="Times New Roman" w:cs="Times New Roman"/>
                <w:b/>
                <w:noProof/>
              </w:rPr>
              <w:t>Busca Aleatória</w:t>
            </w:r>
            <w:r>
              <w:rPr>
                <w:noProof/>
                <w:webHidden/>
              </w:rPr>
              <w:tab/>
            </w:r>
            <w:r>
              <w:rPr>
                <w:noProof/>
                <w:webHidden/>
              </w:rPr>
              <w:fldChar w:fldCharType="begin"/>
            </w:r>
            <w:r>
              <w:rPr>
                <w:noProof/>
                <w:webHidden/>
              </w:rPr>
              <w:instrText xml:space="preserve"> PAGEREF _Toc373375547 \h </w:instrText>
            </w:r>
            <w:r>
              <w:rPr>
                <w:noProof/>
                <w:webHidden/>
              </w:rPr>
            </w:r>
            <w:r>
              <w:rPr>
                <w:noProof/>
                <w:webHidden/>
              </w:rPr>
              <w:fldChar w:fldCharType="separate"/>
            </w:r>
            <w:r w:rsidR="0094392F">
              <w:rPr>
                <w:noProof/>
                <w:webHidden/>
              </w:rPr>
              <w:t>64</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48" w:history="1">
            <w:r w:rsidRPr="00D96509">
              <w:rPr>
                <w:rStyle w:val="Hyperlink"/>
                <w:rFonts w:ascii="Times New Roman" w:hAnsi="Times New Roman" w:cs="Times New Roman"/>
                <w:b/>
                <w:noProof/>
              </w:rPr>
              <w:t>5.2.3.</w:t>
            </w:r>
            <w:r>
              <w:rPr>
                <w:rFonts w:eastAsiaTheme="minorEastAsia"/>
                <w:noProof/>
                <w:lang w:val="en-US"/>
              </w:rPr>
              <w:tab/>
            </w:r>
            <w:r w:rsidRPr="00D96509">
              <w:rPr>
                <w:rStyle w:val="Hyperlink"/>
                <w:rFonts w:ascii="Times New Roman" w:hAnsi="Times New Roman" w:cs="Times New Roman"/>
                <w:b/>
                <w:noProof/>
              </w:rPr>
              <w:t>Busca Gulosa</w:t>
            </w:r>
            <w:r>
              <w:rPr>
                <w:noProof/>
                <w:webHidden/>
              </w:rPr>
              <w:tab/>
            </w:r>
            <w:r>
              <w:rPr>
                <w:noProof/>
                <w:webHidden/>
              </w:rPr>
              <w:fldChar w:fldCharType="begin"/>
            </w:r>
            <w:r>
              <w:rPr>
                <w:noProof/>
                <w:webHidden/>
              </w:rPr>
              <w:instrText xml:space="preserve"> PAGEREF _Toc373375548 \h </w:instrText>
            </w:r>
            <w:r>
              <w:rPr>
                <w:noProof/>
                <w:webHidden/>
              </w:rPr>
            </w:r>
            <w:r>
              <w:rPr>
                <w:noProof/>
                <w:webHidden/>
              </w:rPr>
              <w:fldChar w:fldCharType="separate"/>
            </w:r>
            <w:r w:rsidR="0094392F">
              <w:rPr>
                <w:noProof/>
                <w:webHidden/>
              </w:rPr>
              <w:t>70</w:t>
            </w:r>
            <w:r>
              <w:rPr>
                <w:noProof/>
                <w:webHidden/>
              </w:rPr>
              <w:fldChar w:fldCharType="end"/>
            </w:r>
          </w:hyperlink>
        </w:p>
        <w:p w:rsidR="00B43574" w:rsidRDefault="00B43574">
          <w:pPr>
            <w:pStyle w:val="TOC2"/>
            <w:tabs>
              <w:tab w:val="left" w:pos="1100"/>
              <w:tab w:val="right" w:leader="dot" w:pos="9061"/>
            </w:tabs>
            <w:rPr>
              <w:rFonts w:eastAsiaTheme="minorEastAsia"/>
              <w:noProof/>
              <w:lang w:val="en-US"/>
            </w:rPr>
          </w:pPr>
          <w:hyperlink w:anchor="_Toc373375549" w:history="1">
            <w:r w:rsidRPr="00D96509">
              <w:rPr>
                <w:rStyle w:val="Hyperlink"/>
                <w:rFonts w:ascii="Times New Roman" w:hAnsi="Times New Roman" w:cs="Times New Roman"/>
                <w:b/>
                <w:noProof/>
              </w:rPr>
              <w:t>5.2.4.</w:t>
            </w:r>
            <w:r>
              <w:rPr>
                <w:rFonts w:eastAsiaTheme="minorEastAsia"/>
                <w:noProof/>
                <w:lang w:val="en-US"/>
              </w:rPr>
              <w:tab/>
            </w:r>
            <w:r w:rsidRPr="00D96509">
              <w:rPr>
                <w:rStyle w:val="Hyperlink"/>
                <w:rFonts w:ascii="Times New Roman" w:hAnsi="Times New Roman" w:cs="Times New Roman"/>
                <w:b/>
                <w:noProof/>
              </w:rPr>
              <w:t>Quadro Comparativo</w:t>
            </w:r>
            <w:r>
              <w:rPr>
                <w:noProof/>
                <w:webHidden/>
              </w:rPr>
              <w:tab/>
            </w:r>
            <w:r>
              <w:rPr>
                <w:noProof/>
                <w:webHidden/>
              </w:rPr>
              <w:fldChar w:fldCharType="begin"/>
            </w:r>
            <w:r>
              <w:rPr>
                <w:noProof/>
                <w:webHidden/>
              </w:rPr>
              <w:instrText xml:space="preserve"> PAGEREF _Toc373375549 \h </w:instrText>
            </w:r>
            <w:r>
              <w:rPr>
                <w:noProof/>
                <w:webHidden/>
              </w:rPr>
            </w:r>
            <w:r>
              <w:rPr>
                <w:noProof/>
                <w:webHidden/>
              </w:rPr>
              <w:fldChar w:fldCharType="separate"/>
            </w:r>
            <w:r w:rsidR="0094392F">
              <w:rPr>
                <w:noProof/>
                <w:webHidden/>
              </w:rPr>
              <w:t>71</w:t>
            </w:r>
            <w:r>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51" w:history="1">
            <w:r w:rsidRPr="00D96509">
              <w:rPr>
                <w:rStyle w:val="Hyperlink"/>
                <w:rFonts w:ascii="Times New Roman" w:hAnsi="Times New Roman" w:cs="Times New Roman"/>
                <w:b/>
                <w:noProof/>
              </w:rPr>
              <w:t>6.</w:t>
            </w:r>
            <w:r>
              <w:rPr>
                <w:rFonts w:eastAsiaTheme="minorEastAsia"/>
                <w:noProof/>
                <w:lang w:val="en-US"/>
              </w:rPr>
              <w:tab/>
            </w:r>
            <w:r w:rsidRPr="00D96509">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_Toc373375551 \h </w:instrText>
            </w:r>
            <w:r>
              <w:rPr>
                <w:noProof/>
                <w:webHidden/>
              </w:rPr>
            </w:r>
            <w:r>
              <w:rPr>
                <w:noProof/>
                <w:webHidden/>
              </w:rPr>
              <w:fldChar w:fldCharType="separate"/>
            </w:r>
            <w:r w:rsidR="0094392F">
              <w:rPr>
                <w:noProof/>
                <w:webHidden/>
              </w:rPr>
              <w:t>73</w:t>
            </w:r>
            <w:r>
              <w:rPr>
                <w:noProof/>
                <w:webHidden/>
              </w:rPr>
              <w:fldChar w:fldCharType="end"/>
            </w:r>
          </w:hyperlink>
        </w:p>
        <w:p w:rsidR="00B43574" w:rsidRDefault="00B43574">
          <w:pPr>
            <w:pStyle w:val="TOC1"/>
            <w:tabs>
              <w:tab w:val="left" w:pos="440"/>
              <w:tab w:val="right" w:leader="dot" w:pos="9061"/>
            </w:tabs>
            <w:rPr>
              <w:rFonts w:eastAsiaTheme="minorEastAsia"/>
              <w:noProof/>
              <w:lang w:val="en-US"/>
            </w:rPr>
          </w:pPr>
          <w:hyperlink w:anchor="_Toc373375552" w:history="1">
            <w:r w:rsidRPr="00D96509">
              <w:rPr>
                <w:rStyle w:val="Hyperlink"/>
                <w:rFonts w:ascii="Times New Roman" w:hAnsi="Times New Roman" w:cs="Times New Roman"/>
                <w:b/>
                <w:noProof/>
              </w:rPr>
              <w:t>7.</w:t>
            </w:r>
            <w:r>
              <w:rPr>
                <w:rFonts w:eastAsiaTheme="minorEastAsia"/>
                <w:noProof/>
                <w:lang w:val="en-US"/>
              </w:rPr>
              <w:tab/>
            </w:r>
            <w:r w:rsidRPr="00D96509">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_Toc373375552 \h </w:instrText>
            </w:r>
            <w:r>
              <w:rPr>
                <w:noProof/>
                <w:webHidden/>
              </w:rPr>
            </w:r>
            <w:r>
              <w:rPr>
                <w:noProof/>
                <w:webHidden/>
              </w:rPr>
              <w:fldChar w:fldCharType="separate"/>
            </w:r>
            <w:r w:rsidR="0094392F">
              <w:rPr>
                <w:noProof/>
                <w:webHidden/>
              </w:rPr>
              <w:t>74</w:t>
            </w:r>
            <w:r>
              <w:rPr>
                <w:noProof/>
                <w:webHidden/>
              </w:rPr>
              <w:fldChar w:fldCharType="end"/>
            </w:r>
          </w:hyperlink>
        </w:p>
        <w:p w:rsidR="00CC332E" w:rsidRDefault="003024D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CC332E" w:rsidRPr="00E0393A" w:rsidRDefault="00CC332E" w:rsidP="00A07970">
      <w:pPr>
        <w:rPr>
          <w:rFonts w:ascii="Times New Roman" w:hAnsi="Times New Roman" w:cs="Times New Roman"/>
          <w:sz w:val="24"/>
          <w:szCs w:val="24"/>
        </w:rPr>
      </w:pPr>
      <w:r>
        <w:rPr>
          <w:rFonts w:ascii="Times New Roman" w:hAnsi="Times New Roman" w:cs="Times New Roman"/>
          <w:sz w:val="24"/>
          <w:szCs w:val="24"/>
        </w:rPr>
        <w:br w:type="page"/>
      </w:r>
    </w:p>
    <w:p w:rsidR="00BB2A17" w:rsidRPr="00E0393A" w:rsidRDefault="00BB2A17" w:rsidP="00BB2A17">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1" w:name="_Toc373375518"/>
      <w:r>
        <w:rPr>
          <w:rFonts w:ascii="Times New Roman" w:hAnsi="Times New Roman" w:cs="Times New Roman"/>
          <w:b/>
          <w:sz w:val="28"/>
          <w:szCs w:val="28"/>
        </w:rPr>
        <w:lastRenderedPageBreak/>
        <w:t>Introdução</w:t>
      </w:r>
      <w:bookmarkEnd w:id="11"/>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bookmarkStart w:id="12" w:name="_GoBack"/>
      <w:bookmarkEnd w:id="12"/>
    </w:p>
    <w:p w:rsidR="00CE7EE0" w:rsidRPr="00E0393A" w:rsidRDefault="00C34625" w:rsidP="00CE7EE0">
      <w:pPr>
        <w:pStyle w:val="tex"/>
        <w:ind w:firstLine="708"/>
        <w:jc w:val="both"/>
      </w:pPr>
      <w:r>
        <w:t>São frequentes</w:t>
      </w:r>
      <w:r w:rsidR="00094FDA">
        <w:t xml:space="preserve"> </w:t>
      </w:r>
      <w:r w:rsidR="00CE7EE0" w:rsidRPr="00E0393A">
        <w:t>cenários nos quais existem diversos dispositivos, fixos ou móveis, os qua</w:t>
      </w:r>
      <w:r w:rsidR="00CE7EE0">
        <w:t>i</w:t>
      </w:r>
      <w:r w:rsidR="00CE7EE0" w:rsidRPr="00E0393A">
        <w:t>s devem estar conectados a um ponto, host central, computador. Uma abordagem mais simplista é criar uma rede cabeada de modo a conectá-los.</w:t>
      </w:r>
    </w:p>
    <w:p w:rsidR="00CE7EE0" w:rsidRPr="00E0393A" w:rsidRDefault="00CE7EE0" w:rsidP="00CE7EE0">
      <w:pPr>
        <w:pStyle w:val="tex"/>
        <w:ind w:firstLine="708"/>
        <w:jc w:val="both"/>
      </w:pPr>
      <w:r w:rsidRPr="00E0393A">
        <w:t>Frente a um enorme potencial de mercado</w:t>
      </w:r>
      <w:r>
        <w:t xml:space="preserve"> para a conectividade sem fio</w:t>
      </w:r>
      <w:r w:rsidRPr="00E0393A">
        <w:t>, características como taxa de dados, tempo de resposta e segurança tiveram melhorias significativas</w:t>
      </w:r>
      <w:r>
        <w:t>, e assim</w:t>
      </w:r>
      <w:r w:rsidRPr="00E0393A">
        <w:t xml:space="preserve"> redes sem fio são </w:t>
      </w:r>
      <w:r>
        <w:t xml:space="preserve">largamente </w:t>
      </w:r>
      <w:r w:rsidRPr="00E0393A">
        <w:t>utilizadas nos mais diversos cenários.</w:t>
      </w:r>
    </w:p>
    <w:p w:rsidR="00CE7EE0" w:rsidRPr="00E0393A" w:rsidRDefault="00CE7EE0" w:rsidP="00CE7EE0">
      <w:pPr>
        <w:pStyle w:val="tex"/>
        <w:ind w:firstLine="708"/>
        <w:jc w:val="both"/>
      </w:pPr>
      <w:r w:rsidRPr="00E0393A">
        <w:t xml:space="preserve">Apesar de baratas e eficientes, existe uma </w:t>
      </w:r>
      <w:r>
        <w:t>restrição em relação ao</w:t>
      </w:r>
      <w:r w:rsidRPr="00E0393A">
        <w:t xml:space="preserve"> local de instalação </w:t>
      </w:r>
      <w:r w:rsidR="00C34625">
        <w:t xml:space="preserve">dos roteadores </w:t>
      </w:r>
      <w:r w:rsidRPr="00E0393A">
        <w:t>não tratada pelos protocolos. Fica a cargo do projeto de instalação a tarefa de posicionar os dispositivos roteadores sem fio de modo a atender os requisitos. O tratamento desse problema é de fundamental importância, pois um procedimento de posicionamento muito simplista, ou até mesmo arbitrário, pode demandar um número elevado de dispositivos, causando aumento desnecessário no custo da rede.</w:t>
      </w:r>
    </w:p>
    <w:p w:rsidR="00C34625" w:rsidRDefault="00CE7EE0" w:rsidP="00C34625">
      <w:pPr>
        <w:pStyle w:val="tex"/>
        <w:ind w:firstLine="708"/>
        <w:jc w:val="both"/>
        <w:rPr>
          <w:rFonts w:ascii="TimesNewRoman" w:hAnsi="TimesNewRoman" w:cs="TimesNewRoman"/>
        </w:rPr>
      </w:pPr>
      <w:r>
        <w:t xml:space="preserve">Verificando a literatura, </w:t>
      </w:r>
      <w:r w:rsidRPr="00E0393A">
        <w:t>encontram</w:t>
      </w:r>
      <w:r>
        <w:t>-se</w:t>
      </w:r>
      <w:r w:rsidRPr="00E0393A">
        <w:t xml:space="preserve">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roofErr w:type="spellStart"/>
      <w:r w:rsidR="00C34625">
        <w:rPr>
          <w:rFonts w:ascii="TimesNewRoman" w:hAnsi="TimesNewRoman" w:cs="TimesNewRoman"/>
        </w:rPr>
        <w:t>Kar</w:t>
      </w:r>
      <w:proofErr w:type="spellEnd"/>
      <w:r w:rsidR="00C34625">
        <w:rPr>
          <w:rFonts w:ascii="TimesNewRoman" w:hAnsi="TimesNewRoman" w:cs="TimesNewRoman"/>
        </w:rPr>
        <w:t xml:space="preserve"> e </w:t>
      </w:r>
      <w:proofErr w:type="spellStart"/>
      <w:r w:rsidR="00C34625">
        <w:rPr>
          <w:rFonts w:ascii="TimesNewRoman" w:hAnsi="TimesNewRoman" w:cs="TimesNewRoman"/>
        </w:rPr>
        <w:t>Banerjee</w:t>
      </w:r>
      <w:proofErr w:type="spellEnd"/>
      <w:r w:rsidR="00C34625" w:rsidRPr="00712F98">
        <w:rPr>
          <w:rFonts w:ascii="TimesNewRoman" w:hAnsi="TimesNewRoman" w:cs="TimesNewRoman"/>
        </w:rPr>
        <w:t xml:space="preserve"> </w:t>
      </w:r>
      <w:r w:rsidR="00C34625">
        <w:rPr>
          <w:rFonts w:ascii="TimesNewRoman" w:hAnsi="TimesNewRoman" w:cs="TimesNewRoman"/>
        </w:rPr>
        <w:t xml:space="preserve">consideraram a colocação de sensores </w:t>
      </w:r>
      <w:r w:rsidR="00C34625" w:rsidRPr="00712F98">
        <w:rPr>
          <w:rFonts w:ascii="TimesNewRoman" w:hAnsi="TimesNewRoman" w:cs="TimesNewRoman"/>
        </w:rPr>
        <w:t xml:space="preserve">para uma cobertura completa e </w:t>
      </w:r>
      <w:proofErr w:type="gramStart"/>
      <w:r w:rsidR="00C34625" w:rsidRPr="00712F98">
        <w:rPr>
          <w:rFonts w:ascii="TimesNewRoman" w:hAnsi="TimesNewRoman" w:cs="TimesNewRoman"/>
        </w:rPr>
        <w:t>conectividade</w:t>
      </w:r>
      <w:r w:rsidR="00C34625">
        <w:rPr>
          <w:rFonts w:ascii="TimesNewRoman" w:hAnsi="TimesNewRoman" w:cs="TimesNewRoman"/>
        </w:rPr>
        <w:t>.(</w:t>
      </w:r>
      <w:proofErr w:type="gramEnd"/>
      <w:r w:rsidR="00C34625" w:rsidRPr="00BB2A17">
        <w:t xml:space="preserve"> </w:t>
      </w:r>
      <w:proofErr w:type="spellStart"/>
      <w:r w:rsidR="00C34625">
        <w:t>Kar</w:t>
      </w:r>
      <w:proofErr w:type="spellEnd"/>
      <w:r w:rsidR="00C34625">
        <w:t xml:space="preserve">, Banerjee,2003 </w:t>
      </w:r>
      <w:r w:rsidR="00C34625">
        <w:rPr>
          <w:rFonts w:ascii="TimesNewRoman" w:hAnsi="TimesNewRoman" w:cs="TimesNewRoman"/>
        </w:rPr>
        <w:t>)</w:t>
      </w:r>
    </w:p>
    <w:p w:rsidR="00CE7EE0" w:rsidRDefault="00CE7EE0" w:rsidP="00CE7EE0">
      <w:pPr>
        <w:pStyle w:val="tex"/>
        <w:ind w:firstLine="708"/>
        <w:jc w:val="both"/>
        <w:rPr>
          <w:rFonts w:ascii="TimesNewRoman" w:hAnsi="TimesNewRoman" w:cs="TimesNewRoman"/>
        </w:rPr>
      </w:pPr>
      <w:r w:rsidRPr="00712F98">
        <w:rPr>
          <w:rFonts w:ascii="TimesNewRoman" w:hAnsi="TimesNewRoman" w:cs="TimesNewRoman"/>
        </w:rPr>
        <w:t>Melhoria</w:t>
      </w:r>
      <w:r>
        <w:rPr>
          <w:rFonts w:ascii="TimesNewRoman" w:hAnsi="TimesNewRoman" w:cs="TimesNewRoman"/>
        </w:rPr>
        <w:t xml:space="preserve"> de parâmetros de redes como cobertura também pode ser alcançada com reposicionamento de sensores </w:t>
      </w:r>
      <w:proofErr w:type="gramStart"/>
      <w:r>
        <w:rPr>
          <w:rFonts w:ascii="TimesNewRoman" w:hAnsi="TimesNewRoman" w:cs="TimesNewRoman"/>
        </w:rPr>
        <w:t>(</w:t>
      </w:r>
      <w:r w:rsidRPr="00712F98">
        <w:rPr>
          <w:rFonts w:ascii="TimesNewRoman" w:hAnsi="TimesNewRoman" w:cs="TimesNewRoman"/>
        </w:rPr>
        <w:t xml:space="preserve"> </w:t>
      </w:r>
      <w:proofErr w:type="spellStart"/>
      <w:r w:rsidRPr="00712F98">
        <w:rPr>
          <w:rFonts w:ascii="TimesNewRoman" w:hAnsi="TimesNewRoman" w:cs="TimesNewRoman"/>
        </w:rPr>
        <w:t>Kansal</w:t>
      </w:r>
      <w:proofErr w:type="spellEnd"/>
      <w:proofErr w:type="gramEnd"/>
      <w:r w:rsidRPr="00712F98">
        <w:rPr>
          <w:rFonts w:ascii="TimesNewRoman" w:hAnsi="TimesNewRoman" w:cs="TimesNewRoman"/>
        </w:rPr>
        <w:t>,</w:t>
      </w:r>
      <w:r>
        <w:rPr>
          <w:rFonts w:ascii="TimesNewRoman" w:hAnsi="TimesNewRoman" w:cs="TimesNewRoman"/>
        </w:rPr>
        <w:t xml:space="preserve"> 2004).</w:t>
      </w:r>
    </w:p>
    <w:p w:rsidR="00CE7EE0" w:rsidRDefault="00CE7EE0" w:rsidP="00CE7EE0">
      <w:pPr>
        <w:pStyle w:val="tex"/>
        <w:ind w:firstLine="708"/>
        <w:jc w:val="both"/>
        <w:rPr>
          <w:rFonts w:ascii="TimesNewRoman" w:hAnsi="TimesNewRoman" w:cs="TimesNewRoman"/>
        </w:rPr>
      </w:pPr>
      <w:r>
        <w:rPr>
          <w:rFonts w:ascii="TimesNewRoman" w:hAnsi="TimesNewRoman" w:cs="TimesNewRoman"/>
        </w:rPr>
        <w:t xml:space="preserve">Técnicas computacionais </w:t>
      </w:r>
      <w:proofErr w:type="spellStart"/>
      <w:r>
        <w:rPr>
          <w:rFonts w:ascii="TimesNewRoman" w:hAnsi="TimesNewRoman" w:cs="TimesNewRoman"/>
        </w:rPr>
        <w:t>bio-inspiradas</w:t>
      </w:r>
      <w:proofErr w:type="spellEnd"/>
      <w:r>
        <w:rPr>
          <w:rFonts w:ascii="TimesNewRoman" w:hAnsi="TimesNewRoman" w:cs="TimesNewRoman"/>
        </w:rPr>
        <w:t xml:space="preserve"> são amplamente usadas no planejamento preliminar de redes sem fio com estratégias para posicionamento interurbano reportadas. </w:t>
      </w:r>
      <w:proofErr w:type="gramStart"/>
      <w:r>
        <w:rPr>
          <w:rFonts w:ascii="TimesNewRoman" w:hAnsi="TimesNewRoman" w:cs="TimesNewRoman"/>
        </w:rPr>
        <w:t>(</w:t>
      </w:r>
      <w:r w:rsidRPr="00C34625">
        <w:t xml:space="preserve"> Al</w:t>
      </w:r>
      <w:proofErr w:type="gramEnd"/>
      <w:r w:rsidRPr="00C34625">
        <w:t>-</w:t>
      </w:r>
      <w:proofErr w:type="spellStart"/>
      <w:r w:rsidRPr="00C34625">
        <w:t>Bassam</w:t>
      </w:r>
      <w:proofErr w:type="spellEnd"/>
      <w:r w:rsidRPr="00C34625">
        <w:t>, 2006</w:t>
      </w:r>
      <w:r>
        <w:rPr>
          <w:rFonts w:ascii="TimesNewRoman" w:hAnsi="TimesNewRoman" w:cs="TimesNewRoman"/>
        </w:rPr>
        <w:t>).</w:t>
      </w:r>
    </w:p>
    <w:p w:rsidR="00CE7EE0" w:rsidRDefault="00CE7EE0" w:rsidP="00BB2A17">
      <w:pPr>
        <w:pStyle w:val="tex"/>
        <w:ind w:firstLine="708"/>
        <w:jc w:val="both"/>
        <w:rPr>
          <w:rFonts w:ascii="TimesNewRoman" w:hAnsi="TimesNewRoman" w:cs="TimesNewRoman"/>
        </w:rPr>
      </w:pPr>
      <w:r>
        <w:rPr>
          <w:rFonts w:ascii="TimesNewRoman" w:hAnsi="TimesNewRoman" w:cs="TimesNewRoman"/>
        </w:rPr>
        <w:t xml:space="preserve">O uso do Algoritmo Genético </w:t>
      </w:r>
      <w:r w:rsidR="008A56B4">
        <w:rPr>
          <w:rFonts w:ascii="TimesNewRoman" w:hAnsi="TimesNewRoman" w:cs="TimesNewRoman"/>
        </w:rPr>
        <w:t xml:space="preserve">(AG) </w:t>
      </w:r>
      <w:r>
        <w:rPr>
          <w:rFonts w:ascii="TimesNewRoman" w:hAnsi="TimesNewRoman" w:cs="TimesNewRoman"/>
        </w:rPr>
        <w:t xml:space="preserve">para posicionamento de roteadores é mais comumente motivado pela alta complexidade do problema. </w:t>
      </w:r>
      <w:r w:rsidR="00094FDA">
        <w:rPr>
          <w:rFonts w:ascii="TimesNewRoman" w:hAnsi="TimesNewRoman" w:cs="TimesNewRoman"/>
        </w:rPr>
        <w:t>(</w:t>
      </w:r>
      <w:r>
        <w:rPr>
          <w:rFonts w:ascii="TimesNewRoman" w:hAnsi="TimesNewRoman" w:cs="TimesNewRoman"/>
        </w:rPr>
        <w:t>Badia</w:t>
      </w:r>
      <w:r w:rsidR="00BB2A17">
        <w:rPr>
          <w:rFonts w:ascii="TimesNewRoman" w:hAnsi="TimesNewRoman" w:cs="TimesNewRoman"/>
        </w:rPr>
        <w:t>,2008</w:t>
      </w:r>
      <w:r>
        <w:rPr>
          <w:rFonts w:ascii="TimesNewRoman" w:hAnsi="TimesNewRoman" w:cs="TimesNewRoman"/>
        </w:rPr>
        <w:t>)</w:t>
      </w:r>
    </w:p>
    <w:p w:rsidR="00CE7EE0" w:rsidRPr="00E0393A" w:rsidRDefault="00CE7EE0" w:rsidP="00CE7EE0">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Pr="00DB0A53">
        <w:rPr>
          <w:rFonts w:ascii="Times New Roman" w:hAnsi="Times New Roman" w:cs="Times New Roman"/>
          <w:sz w:val="24"/>
          <w:szCs w:val="24"/>
          <w:lang w:val="en-US"/>
        </w:rPr>
        <w:t>Em</w:t>
      </w:r>
      <w:proofErr w:type="spellEnd"/>
      <w:r w:rsidRPr="00DB0A53">
        <w:rPr>
          <w:rFonts w:ascii="Times New Roman" w:hAnsi="Times New Roman" w:cs="Times New Roman"/>
          <w:sz w:val="24"/>
          <w:szCs w:val="24"/>
          <w:lang w:val="en-US"/>
        </w:rPr>
        <w:t xml:space="preserve"> 1975, John Henry Holland </w:t>
      </w:r>
      <w:proofErr w:type="spellStart"/>
      <w:r w:rsidRPr="00DB0A53">
        <w:rPr>
          <w:rFonts w:ascii="Times New Roman" w:hAnsi="Times New Roman" w:cs="Times New Roman"/>
          <w:sz w:val="24"/>
          <w:szCs w:val="24"/>
          <w:lang w:val="en-US"/>
        </w:rPr>
        <w:t>publicou</w:t>
      </w:r>
      <w:proofErr w:type="spellEnd"/>
      <w:r w:rsidRPr="00DB0A53">
        <w:rPr>
          <w:rFonts w:ascii="Times New Roman" w:hAnsi="Times New Roman" w:cs="Times New Roman"/>
          <w:sz w:val="24"/>
          <w:szCs w:val="24"/>
          <w:lang w:val="en-US"/>
        </w:rPr>
        <w:t xml:space="preserve"> “</w:t>
      </w:r>
      <w:r w:rsidRPr="00DB0A53">
        <w:rPr>
          <w:rFonts w:ascii="Times New Roman" w:hAnsi="Times New Roman" w:cs="Times New Roman"/>
          <w:i/>
          <w:sz w:val="24"/>
          <w:szCs w:val="24"/>
          <w:lang w:val="en-US"/>
        </w:rPr>
        <w:t>Adaptation in Natural and Artificial Systems</w:t>
      </w:r>
      <w:r w:rsidRPr="00DB0A53">
        <w:rPr>
          <w:rFonts w:ascii="Times New Roman" w:hAnsi="Times New Roman" w:cs="Times New Roman"/>
          <w:sz w:val="24"/>
          <w:szCs w:val="24"/>
          <w:lang w:val="en-US"/>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CE7EE0" w:rsidRPr="00E0393A" w:rsidRDefault="00CE7EE0" w:rsidP="00CE7EE0">
      <w:pPr>
        <w:pStyle w:val="tex"/>
        <w:ind w:firstLine="708"/>
        <w:jc w:val="both"/>
      </w:pPr>
      <w:r w:rsidRPr="00E0393A">
        <w:lastRenderedPageBreak/>
        <w:t>Atualmente, Algoritmos de Genéticos</w:t>
      </w:r>
      <w:r w:rsidR="008A56B4">
        <w:t xml:space="preserve"> </w:t>
      </w:r>
      <w:r w:rsidRPr="00E0393A">
        <w:t xml:space="preserve">são aplicados na resolução de inúmeros problemas. Existem soluções com </w:t>
      </w:r>
      <w:proofErr w:type="spellStart"/>
      <w:r w:rsidRPr="00E0393A">
        <w:t>AGs</w:t>
      </w:r>
      <w:proofErr w:type="spellEnd"/>
      <w:r w:rsidRPr="00E0393A">
        <w:t xml:space="preserve"> para otimização de parâmetros de controle, movimentos no xadrez, robótica, logística, entre outros.</w:t>
      </w:r>
    </w:p>
    <w:p w:rsidR="00CE7EE0" w:rsidRPr="00BB2A17" w:rsidRDefault="00CE7EE0" w:rsidP="00BB2A17">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00BB2A17">
        <w:rPr>
          <w:rFonts w:ascii="Times New Roman" w:hAnsi="Times New Roman" w:cs="Times New Roman"/>
          <w:sz w:val="24"/>
          <w:szCs w:val="24"/>
        </w:rPr>
        <w:t>).</w:t>
      </w:r>
    </w:p>
    <w:p w:rsidR="00CE7EE0" w:rsidRPr="00E0393A" w:rsidRDefault="00CE7EE0" w:rsidP="00BB2A17">
      <w:pPr>
        <w:pStyle w:val="tex"/>
        <w:ind w:firstLine="708"/>
        <w:jc w:val="both"/>
      </w:pPr>
      <w:r w:rsidRPr="00E0393A">
        <w:t xml:space="preserve">O objetivo deste trabalho foi obter uma solução eficiente para o posicionamento </w:t>
      </w:r>
      <w:r>
        <w:t xml:space="preserve">de </w:t>
      </w:r>
      <w:r w:rsidRPr="00E0393A">
        <w:t>roteadores em uma rede de sensores sem fio que garanta a cobertura dos sensores e a conectividade da rede garantindo a entrega da demanda de tráfego para a Internet. O posicionamento foi obtido por meio da exe</w:t>
      </w:r>
      <w:r w:rsidR="00BB2A17">
        <w:t xml:space="preserve">cução de um </w:t>
      </w:r>
      <w:r w:rsidR="008A56B4">
        <w:t>AG</w:t>
      </w:r>
      <w:r w:rsidR="00BB2A17">
        <w:t>.</w:t>
      </w:r>
    </w:p>
    <w:p w:rsidR="00CE7EE0" w:rsidRPr="00E0393A" w:rsidRDefault="00CE7EE0" w:rsidP="00CE7EE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documento foi estruturado da seguinte maneira: </w:t>
      </w:r>
      <w:r w:rsidRPr="00E0393A">
        <w:rPr>
          <w:rFonts w:ascii="Times New Roman" w:hAnsi="Times New Roman" w:cs="Times New Roman"/>
          <w:sz w:val="24"/>
          <w:szCs w:val="24"/>
        </w:rPr>
        <w:t xml:space="preserve"> no Cap. 2, </w:t>
      </w:r>
      <w:r>
        <w:rPr>
          <w:rFonts w:ascii="Times New Roman" w:hAnsi="Times New Roman" w:cs="Times New Roman"/>
          <w:sz w:val="24"/>
          <w:szCs w:val="24"/>
        </w:rPr>
        <w:t>apresenta-se com mais detalhes o</w:t>
      </w:r>
      <w:r w:rsidRPr="00E0393A">
        <w:rPr>
          <w:rFonts w:ascii="Times New Roman" w:hAnsi="Times New Roman" w:cs="Times New Roman"/>
          <w:sz w:val="24"/>
          <w:szCs w:val="24"/>
        </w:rPr>
        <w:t xml:space="preserve"> problema abordado</w:t>
      </w:r>
      <w:r>
        <w:rPr>
          <w:rFonts w:ascii="Times New Roman" w:hAnsi="Times New Roman" w:cs="Times New Roman"/>
          <w:sz w:val="24"/>
          <w:szCs w:val="24"/>
        </w:rPr>
        <w:t xml:space="preserve">, </w:t>
      </w:r>
      <w:r w:rsidRPr="00E0393A">
        <w:rPr>
          <w:rFonts w:ascii="Times New Roman" w:hAnsi="Times New Roman" w:cs="Times New Roman"/>
          <w:sz w:val="24"/>
          <w:szCs w:val="24"/>
        </w:rPr>
        <w:t xml:space="preserve">seus componentes, </w:t>
      </w:r>
      <w:r>
        <w:rPr>
          <w:rFonts w:ascii="Times New Roman" w:hAnsi="Times New Roman" w:cs="Times New Roman"/>
          <w:sz w:val="24"/>
          <w:szCs w:val="24"/>
        </w:rPr>
        <w:t>complexidade e o método empregado; n</w:t>
      </w:r>
      <w:r w:rsidRPr="00E0393A">
        <w:rPr>
          <w:rFonts w:ascii="Times New Roman" w:hAnsi="Times New Roman" w:cs="Times New Roman"/>
          <w:sz w:val="24"/>
          <w:szCs w:val="24"/>
        </w:rPr>
        <w:t>o Cap. 3, o algoritmo implementado será discutido</w:t>
      </w:r>
      <w:r>
        <w:rPr>
          <w:rFonts w:ascii="Times New Roman" w:hAnsi="Times New Roman" w:cs="Times New Roman"/>
          <w:sz w:val="24"/>
          <w:szCs w:val="24"/>
        </w:rPr>
        <w:t xml:space="preserve"> apresentando</w:t>
      </w:r>
      <w:r w:rsidRPr="00E0393A">
        <w:rPr>
          <w:rFonts w:ascii="Times New Roman" w:hAnsi="Times New Roman" w:cs="Times New Roman"/>
          <w:sz w:val="24"/>
          <w:szCs w:val="24"/>
        </w:rPr>
        <w:t xml:space="preserve"> as suas estruturas internas </w:t>
      </w:r>
      <w:r w:rsidR="00E53B09">
        <w:rPr>
          <w:rFonts w:ascii="Times New Roman" w:hAnsi="Times New Roman" w:cs="Times New Roman"/>
          <w:sz w:val="24"/>
          <w:szCs w:val="24"/>
        </w:rPr>
        <w:t>,</w:t>
      </w:r>
      <w:r w:rsidRPr="00E0393A">
        <w:rPr>
          <w:rFonts w:ascii="Times New Roman" w:hAnsi="Times New Roman" w:cs="Times New Roman"/>
          <w:sz w:val="24"/>
          <w:szCs w:val="24"/>
        </w:rPr>
        <w:t xml:space="preserve"> análise da escolha de parâmetros</w:t>
      </w:r>
      <w:r w:rsidR="00E53B09">
        <w:rPr>
          <w:rFonts w:ascii="Times New Roman" w:hAnsi="Times New Roman" w:cs="Times New Roman"/>
          <w:sz w:val="24"/>
          <w:szCs w:val="24"/>
        </w:rPr>
        <w:t xml:space="preserve"> e modelagem</w:t>
      </w:r>
      <w:r>
        <w:rPr>
          <w:rFonts w:ascii="Times New Roman" w:hAnsi="Times New Roman" w:cs="Times New Roman"/>
          <w:sz w:val="24"/>
          <w:szCs w:val="24"/>
        </w:rPr>
        <w:t>;</w:t>
      </w:r>
      <w:r w:rsidR="008A56B4">
        <w:rPr>
          <w:rFonts w:ascii="Times New Roman" w:hAnsi="Times New Roman" w:cs="Times New Roman"/>
          <w:sz w:val="24"/>
          <w:szCs w:val="24"/>
        </w:rPr>
        <w:t xml:space="preserve"> </w:t>
      </w:r>
      <w:r>
        <w:rPr>
          <w:rFonts w:ascii="Times New Roman" w:hAnsi="Times New Roman" w:cs="Times New Roman"/>
          <w:sz w:val="24"/>
          <w:szCs w:val="24"/>
        </w:rPr>
        <w:t>n</w:t>
      </w:r>
      <w:r w:rsidRPr="00E0393A">
        <w:rPr>
          <w:rFonts w:ascii="Times New Roman" w:hAnsi="Times New Roman" w:cs="Times New Roman"/>
          <w:sz w:val="24"/>
          <w:szCs w:val="24"/>
        </w:rPr>
        <w:t xml:space="preserve">o Cap. 4, duas soluções alternativas implementadas </w:t>
      </w:r>
      <w:r>
        <w:rPr>
          <w:rFonts w:ascii="Times New Roman" w:hAnsi="Times New Roman" w:cs="Times New Roman"/>
          <w:sz w:val="24"/>
          <w:szCs w:val="24"/>
        </w:rPr>
        <w:t xml:space="preserve">para comparação com o algoritmo genético </w:t>
      </w:r>
      <w:r w:rsidRPr="00E0393A">
        <w:rPr>
          <w:rFonts w:ascii="Times New Roman" w:hAnsi="Times New Roman" w:cs="Times New Roman"/>
          <w:sz w:val="24"/>
          <w:szCs w:val="24"/>
        </w:rPr>
        <w:t>serão apresentadas bem como suas</w:t>
      </w:r>
      <w:r w:rsidR="0036750C" w:rsidRPr="0036750C">
        <w:rPr>
          <w:rFonts w:ascii="Times New Roman" w:hAnsi="Times New Roman" w:cs="Times New Roman"/>
          <w:sz w:val="24"/>
          <w:szCs w:val="24"/>
        </w:rPr>
        <w:t xml:space="preserve"> </w:t>
      </w:r>
      <w:r w:rsidR="0036750C" w:rsidRPr="00E0393A">
        <w:rPr>
          <w:rFonts w:ascii="Times New Roman" w:hAnsi="Times New Roman" w:cs="Times New Roman"/>
          <w:sz w:val="24"/>
          <w:szCs w:val="24"/>
        </w:rPr>
        <w:t>estrutura</w:t>
      </w:r>
      <w:r w:rsidR="0036750C">
        <w:rPr>
          <w:rFonts w:ascii="Times New Roman" w:hAnsi="Times New Roman" w:cs="Times New Roman"/>
          <w:sz w:val="24"/>
          <w:szCs w:val="24"/>
        </w:rPr>
        <w:t>s</w:t>
      </w:r>
      <w:r w:rsidR="0036750C" w:rsidRPr="00E0393A">
        <w:rPr>
          <w:rFonts w:ascii="Times New Roman" w:hAnsi="Times New Roman" w:cs="Times New Roman"/>
          <w:sz w:val="24"/>
          <w:szCs w:val="24"/>
        </w:rPr>
        <w:t xml:space="preserve"> interna</w:t>
      </w:r>
      <w:r w:rsidR="0036750C">
        <w:rPr>
          <w:rFonts w:ascii="Times New Roman" w:hAnsi="Times New Roman" w:cs="Times New Roman"/>
          <w:sz w:val="24"/>
          <w:szCs w:val="24"/>
        </w:rPr>
        <w:t>s,</w:t>
      </w:r>
      <w:r w:rsidRPr="00E0393A">
        <w:rPr>
          <w:rFonts w:ascii="Times New Roman" w:hAnsi="Times New Roman" w:cs="Times New Roman"/>
          <w:sz w:val="24"/>
          <w:szCs w:val="24"/>
        </w:rPr>
        <w:t xml:space="preserve"> vantagens, desvantagens</w:t>
      </w:r>
      <w:r w:rsidR="0036750C">
        <w:rPr>
          <w:rFonts w:ascii="Times New Roman" w:hAnsi="Times New Roman" w:cs="Times New Roman"/>
          <w:sz w:val="24"/>
          <w:szCs w:val="24"/>
        </w:rPr>
        <w:t xml:space="preserve"> e</w:t>
      </w:r>
      <w:r w:rsidRPr="00E0393A">
        <w:rPr>
          <w:rFonts w:ascii="Times New Roman" w:hAnsi="Times New Roman" w:cs="Times New Roman"/>
          <w:sz w:val="24"/>
          <w:szCs w:val="24"/>
        </w:rPr>
        <w:t xml:space="preserve"> limitações</w:t>
      </w:r>
      <w:r w:rsidR="00BB2A17">
        <w:rPr>
          <w:rFonts w:ascii="Times New Roman" w:hAnsi="Times New Roman" w:cs="Times New Roman"/>
          <w:sz w:val="24"/>
          <w:szCs w:val="24"/>
        </w:rPr>
        <w:t xml:space="preserve">; </w:t>
      </w:r>
      <w:r w:rsidR="00BB2A17" w:rsidRPr="00E0393A">
        <w:rPr>
          <w:rFonts w:ascii="Times New Roman" w:hAnsi="Times New Roman" w:cs="Times New Roman"/>
          <w:sz w:val="24"/>
          <w:szCs w:val="24"/>
        </w:rPr>
        <w:t>no</w:t>
      </w:r>
      <w:r w:rsidRPr="00E0393A">
        <w:rPr>
          <w:rFonts w:ascii="Times New Roman" w:hAnsi="Times New Roman" w:cs="Times New Roman"/>
          <w:sz w:val="24"/>
          <w:szCs w:val="24"/>
        </w:rPr>
        <w:t xml:space="preserve"> Cap. 5 serão definidos os casos de testes nos quais o programa e as soluções alternativas </w:t>
      </w:r>
      <w:r>
        <w:rPr>
          <w:rFonts w:ascii="Times New Roman" w:hAnsi="Times New Roman" w:cs="Times New Roman"/>
          <w:sz w:val="24"/>
          <w:szCs w:val="24"/>
        </w:rPr>
        <w:t>foram</w:t>
      </w:r>
      <w:r w:rsidRPr="00E0393A">
        <w:rPr>
          <w:rFonts w:ascii="Times New Roman" w:hAnsi="Times New Roman" w:cs="Times New Roman"/>
          <w:sz w:val="24"/>
          <w:szCs w:val="24"/>
        </w:rPr>
        <w:t xml:space="preserve"> testadas bem como os resultados extraídos de cada um dos algoritmos testados. Ainda neste cap</w:t>
      </w:r>
      <w:r w:rsidR="0036750C">
        <w:rPr>
          <w:rFonts w:ascii="Times New Roman" w:hAnsi="Times New Roman" w:cs="Times New Roman"/>
          <w:sz w:val="24"/>
          <w:szCs w:val="24"/>
        </w:rPr>
        <w:t>í</w:t>
      </w:r>
      <w:r w:rsidRPr="00E0393A">
        <w:rPr>
          <w:rFonts w:ascii="Times New Roman" w:hAnsi="Times New Roman" w:cs="Times New Roman"/>
          <w:sz w:val="24"/>
          <w:szCs w:val="24"/>
        </w:rPr>
        <w:t>tulo, as soluções extraídas são analisadas à luz do objetivo do trabalho evidenciado no Cap. 1.</w:t>
      </w:r>
    </w:p>
    <w:p w:rsidR="00E94EE5" w:rsidRPr="00E0393A" w:rsidRDefault="0027531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sz w:val="24"/>
          <w:szCs w:val="24"/>
        </w:rPr>
        <w:br w:type="page"/>
      </w:r>
      <w:bookmarkStart w:id="13" w:name="_Toc373375519"/>
      <w:r w:rsidR="008A56B4">
        <w:rPr>
          <w:rFonts w:ascii="Times New Roman" w:hAnsi="Times New Roman" w:cs="Times New Roman"/>
          <w:b/>
          <w:sz w:val="28"/>
          <w:szCs w:val="28"/>
        </w:rPr>
        <w:lastRenderedPageBreak/>
        <w:t xml:space="preserve">O </w:t>
      </w:r>
      <w:r w:rsidR="00E94EE5" w:rsidRPr="00E0393A">
        <w:rPr>
          <w:rFonts w:ascii="Times New Roman" w:hAnsi="Times New Roman" w:cs="Times New Roman"/>
          <w:b/>
          <w:sz w:val="28"/>
          <w:szCs w:val="28"/>
        </w:rPr>
        <w:t>Problema Abordado</w:t>
      </w:r>
      <w:bookmarkEnd w:id="13"/>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rsidRPr="00C75021">
        <w:rPr>
          <w:i/>
        </w:rPr>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w:t>
      </w:r>
      <w:r w:rsidR="008A56B4">
        <w:t xml:space="preserve">abordada </w:t>
      </w:r>
      <w:r w:rsidR="00761C64">
        <w:t xml:space="preserve">mas a conectividade para o </w:t>
      </w:r>
      <w:proofErr w:type="spellStart"/>
      <w:r w:rsidR="00761C64" w:rsidRPr="00C75021">
        <w:rPr>
          <w:i/>
        </w:rPr>
        <w:t>backhaul</w:t>
      </w:r>
      <w:proofErr w:type="spellEnd"/>
      <w:r w:rsidRPr="00E0393A">
        <w:t xml:space="preserve"> não foi </w:t>
      </w:r>
      <w:r w:rsidR="008A56B4">
        <w:t>tratada</w:t>
      </w:r>
      <w:r w:rsidRPr="00E0393A">
        <w:t xml:space="preserve">.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813335"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4" w:name="_Toc373375520"/>
      <w:r w:rsidRPr="00813335">
        <w:rPr>
          <w:rFonts w:ascii="Times New Roman" w:hAnsi="Times New Roman" w:cs="Times New Roman"/>
          <w:b/>
          <w:sz w:val="24"/>
          <w:szCs w:val="24"/>
        </w:rPr>
        <w:t>Premissas do Problema</w:t>
      </w:r>
      <w:bookmarkEnd w:id="14"/>
    </w:p>
    <w:p w:rsidR="00957654" w:rsidRDefault="00957654" w:rsidP="00813335">
      <w:pPr>
        <w:pStyle w:val="tex"/>
        <w:ind w:firstLine="708"/>
        <w:jc w:val="both"/>
        <w:rPr>
          <w:rFonts w:eastAsia="Times New Roman"/>
          <w:color w:val="000000"/>
        </w:rPr>
      </w:pPr>
    </w:p>
    <w:p w:rsidR="009F3984" w:rsidRPr="00813335" w:rsidRDefault="009F3984" w:rsidP="00813335">
      <w:pPr>
        <w:pStyle w:val="tex"/>
        <w:ind w:firstLine="708"/>
        <w:jc w:val="both"/>
      </w:pPr>
      <w:r>
        <w:rPr>
          <w:rFonts w:eastAsia="Times New Roman"/>
          <w:color w:val="000000"/>
        </w:rPr>
        <w:t xml:space="preserve">Algumas das considerações </w:t>
      </w:r>
      <w:r w:rsidR="004D6FFD">
        <w:rPr>
          <w:rFonts w:eastAsia="Times New Roman"/>
          <w:color w:val="000000"/>
        </w:rPr>
        <w:t xml:space="preserve">a seguir </w:t>
      </w:r>
      <w:r>
        <w:rPr>
          <w:rFonts w:eastAsia="Times New Roman"/>
          <w:color w:val="000000"/>
        </w:rPr>
        <w:t>visam simplificar o problema para torná-lo mais facilmente tratável.</w:t>
      </w:r>
      <w:r w:rsidR="004D6FFD">
        <w:rPr>
          <w:rFonts w:eastAsia="Times New Roman"/>
          <w:color w:val="000000"/>
        </w:rPr>
        <w:t xml:space="preserve"> </w:t>
      </w:r>
      <w:r>
        <w:rPr>
          <w:rFonts w:eastAsia="Times New Roman"/>
          <w:color w:val="000000"/>
        </w:rPr>
        <w:t xml:space="preserve"> </w:t>
      </w:r>
    </w:p>
    <w:p w:rsidR="00A04838" w:rsidRPr="00E0393A" w:rsidRDefault="009F3984" w:rsidP="00813335">
      <w:pPr>
        <w:pStyle w:val="tex"/>
        <w:ind w:firstLine="708"/>
        <w:jc w:val="both"/>
        <w:rPr>
          <w:rFonts w:eastAsia="Times New Roman"/>
          <w:color w:val="000000"/>
        </w:rPr>
      </w:pPr>
      <w:r>
        <w:rPr>
          <w:rFonts w:eastAsia="Times New Roman"/>
          <w:color w:val="000000"/>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lastRenderedPageBreak/>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813335"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5" w:name="_Toc373375521"/>
      <w:r w:rsidRPr="00813335">
        <w:rPr>
          <w:rFonts w:ascii="Times New Roman" w:hAnsi="Times New Roman" w:cs="Times New Roman"/>
          <w:b/>
          <w:sz w:val="24"/>
          <w:szCs w:val="24"/>
        </w:rPr>
        <w:t>Complexidade</w:t>
      </w:r>
      <w:r w:rsidR="004D6FFD" w:rsidRPr="00813335">
        <w:rPr>
          <w:rFonts w:ascii="Times New Roman" w:hAnsi="Times New Roman" w:cs="Times New Roman"/>
          <w:b/>
          <w:sz w:val="24"/>
          <w:szCs w:val="24"/>
        </w:rPr>
        <w:t xml:space="preserve"> do problema</w:t>
      </w:r>
      <w:bookmarkEnd w:id="15"/>
    </w:p>
    <w:p w:rsidR="001B2394" w:rsidRPr="00E0393A" w:rsidRDefault="001B2394" w:rsidP="001B2394">
      <w:pPr>
        <w:pStyle w:val="tex"/>
        <w:jc w:val="both"/>
      </w:pPr>
    </w:p>
    <w:p w:rsidR="00813335" w:rsidRPr="00E0393A" w:rsidRDefault="001B2394" w:rsidP="00813335">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813335">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3024DD" w:rsidRPr="00E0393A">
        <w:rPr>
          <w:rFonts w:eastAsiaTheme="minorEastAsia"/>
        </w:rPr>
        <w:fldChar w:fldCharType="begin"/>
      </w:r>
      <w:r w:rsidR="005B5CBE" w:rsidRPr="00E0393A">
        <w:rPr>
          <w:rFonts w:eastAsiaTheme="minorEastAsia"/>
        </w:rPr>
        <w:instrText xml:space="preserve"> REF _Ref372871029 </w:instrText>
      </w:r>
      <w:r w:rsidR="003024DD" w:rsidRPr="00E0393A">
        <w:rPr>
          <w:rFonts w:eastAsiaTheme="minorEastAsia"/>
        </w:rPr>
        <w:fldChar w:fldCharType="separate"/>
      </w:r>
      <w:r w:rsidR="0094392F">
        <w:rPr>
          <w:rFonts w:eastAsiaTheme="minorEastAsia"/>
          <w:b/>
          <w:bCs/>
          <w:lang w:val="en-US"/>
        </w:rPr>
        <w:t>Error! Reference source not found.</w:t>
      </w:r>
      <w:r w:rsidR="003024DD" w:rsidRPr="00E0393A">
        <w:rPr>
          <w:rFonts w:eastAsiaTheme="minorEastAsia"/>
        </w:rPr>
        <w:fldChar w:fldCharType="end"/>
      </w:r>
      <w:r w:rsidR="00603288" w:rsidRPr="00E0393A">
        <w:rPr>
          <w:rFonts w:eastAsiaTheme="minorEastAsia"/>
        </w:rPr>
        <w:t xml:space="preserve"> </w:t>
      </w:r>
      <w:proofErr w:type="gramStart"/>
      <w:r w:rsidR="00603288" w:rsidRPr="00E0393A">
        <w:rPr>
          <w:rFonts w:eastAsiaTheme="minorEastAsia"/>
        </w:rPr>
        <w:t>contém</w:t>
      </w:r>
      <w:proofErr w:type="gramEnd"/>
      <w:r w:rsidR="00603288" w:rsidRPr="00E0393A">
        <w:rPr>
          <w:rFonts w:eastAsiaTheme="minorEastAsia"/>
        </w:rPr>
        <w:t xml:space="preserve"> os valores de </w:t>
      </w:r>
      <m:oMath>
        <m:r>
          <w:rPr>
            <w:rFonts w:ascii="Cambria Math" w:eastAsiaTheme="minorEastAsia" w:hAnsi="Cambria Math"/>
          </w:rPr>
          <m:t>N</m:t>
        </m:r>
      </m:oMath>
      <w:r w:rsidR="00603288" w:rsidRPr="00E0393A">
        <w:rPr>
          <w:rFonts w:eastAsiaTheme="minorEastAsia"/>
        </w:rPr>
        <w:t xml:space="preserve"> para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num_router</m:t>
        </m:r>
      </m:oMath>
      <w:r w:rsidR="00603288" w:rsidRPr="00E0393A">
        <w:rPr>
          <w:rFonts w:eastAsiaTheme="minorEastAsia"/>
        </w:rPr>
        <w:t>.</w:t>
      </w:r>
    </w:p>
    <w:p w:rsidR="00813335" w:rsidRPr="00E0393A" w:rsidRDefault="00813335" w:rsidP="00813335">
      <w:pPr>
        <w:pStyle w:val="tex"/>
        <w:jc w:val="center"/>
      </w:pPr>
      <w:r w:rsidRPr="00E0393A">
        <w:t xml:space="preserve">Tabela </w:t>
      </w:r>
      <w:r w:rsidRPr="00E0393A">
        <w:fldChar w:fldCharType="begin"/>
      </w:r>
      <w:r w:rsidRPr="00E0393A">
        <w:instrText xml:space="preserve"> SEQ Tabela \* ARABIC </w:instrText>
      </w:r>
      <w:r w:rsidRPr="00E0393A">
        <w:fldChar w:fldCharType="separate"/>
      </w:r>
      <w:r w:rsidR="0094392F">
        <w:rPr>
          <w:noProof/>
        </w:rPr>
        <w:t>1</w:t>
      </w:r>
      <w:r w:rsidRPr="00E0393A">
        <w:fldChar w:fldCharType="end"/>
      </w:r>
      <w:r w:rsidRPr="00E0393A">
        <w:t xml:space="preserve"> – Numero de posicionamentos possíveis.</w:t>
      </w: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813335" w:rsidRDefault="00AE3922" w:rsidP="00533F2A">
      <w:pPr>
        <w:pStyle w:val="tex"/>
        <w:jc w:val="both"/>
      </w:pPr>
      <w:r w:rsidRPr="00E0393A">
        <w:tab/>
      </w:r>
    </w:p>
    <w:p w:rsidR="009B5215" w:rsidRPr="00E0393A" w:rsidRDefault="00F87248" w:rsidP="00813335">
      <w:pPr>
        <w:pStyle w:val="tex"/>
        <w:ind w:firstLine="708"/>
        <w:jc w:val="both"/>
      </w:pPr>
      <w:r w:rsidRPr="00E0393A">
        <w:t>O cruzamento das restrições de posições com os objetivos de cobertura e conectividade leva a criação de um problema de otimização NP-Difícil</w:t>
      </w:r>
      <w:r>
        <w:t xml:space="preserve">. </w:t>
      </w:r>
      <w:r w:rsidR="00AE3922" w:rsidRPr="00E0393A">
        <w:t>A alta complexidade motiva-nos a encontrar uma abordagem eficaz para o posicionamento de roteadores.</w:t>
      </w:r>
      <w:r w:rsidR="00533F2A">
        <w:t xml:space="preserve"> </w:t>
      </w:r>
      <w:r w:rsidR="00533F2A" w:rsidRPr="00E0393A">
        <w:t>(</w:t>
      </w:r>
      <w:r w:rsidR="00533F2A" w:rsidRPr="00E0393A">
        <w:rPr>
          <w:rFonts w:ascii="TimesNewRoman" w:hAnsi="TimesNewRoman" w:cs="TimesNewRoman"/>
        </w:rPr>
        <w:t>Wang,2007</w:t>
      </w:r>
      <w:r w:rsidR="00533F2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w:t>
      </w:r>
      <w:proofErr w:type="spellStart"/>
      <w:r w:rsidRPr="00E0393A">
        <w:t>Xhafa</w:t>
      </w:r>
      <w:proofErr w:type="spellEnd"/>
      <w:r w:rsidRPr="00E0393A">
        <w:t>, 2010).</w:t>
      </w:r>
    </w:p>
    <w:p w:rsidR="00957654" w:rsidRDefault="00957654">
      <w:pPr>
        <w:rPr>
          <w:rFonts w:ascii="Times New Roman" w:hAnsi="Times New Roman" w:cs="Times New Roman"/>
          <w:sz w:val="24"/>
          <w:szCs w:val="24"/>
        </w:rPr>
      </w:pPr>
    </w:p>
    <w:p w:rsidR="00B60F3F" w:rsidRPr="00E0393A" w:rsidRDefault="00B60F3F" w:rsidP="00B4026C">
      <w:pPr>
        <w:pStyle w:val="tex"/>
        <w:jc w:val="both"/>
      </w:pPr>
    </w:p>
    <w:p w:rsidR="00B60F3F" w:rsidRPr="00813335"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3375522"/>
      <w:r w:rsidRPr="00813335">
        <w:rPr>
          <w:rFonts w:ascii="Times New Roman" w:hAnsi="Times New Roman" w:cs="Times New Roman"/>
          <w:sz w:val="24"/>
          <w:szCs w:val="24"/>
        </w:rPr>
        <w:t xml:space="preserve">Método </w:t>
      </w:r>
      <w:r w:rsidR="00D36C79" w:rsidRPr="00813335">
        <w:rPr>
          <w:rFonts w:ascii="Times New Roman" w:hAnsi="Times New Roman" w:cs="Times New Roman"/>
          <w:sz w:val="24"/>
          <w:szCs w:val="24"/>
        </w:rPr>
        <w:t>empregado</w:t>
      </w:r>
      <w:bookmarkEnd w:id="16"/>
      <w:r w:rsidR="00D36C79" w:rsidRPr="00813335">
        <w:rPr>
          <w:rFonts w:ascii="Times New Roman" w:hAnsi="Times New Roman" w:cs="Times New Roman"/>
          <w:sz w:val="24"/>
          <w:szCs w:val="24"/>
        </w:rPr>
        <w:t xml:space="preserve"> </w:t>
      </w:r>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813335">
        <w:rPr>
          <w:rFonts w:ascii="Times New Roman" w:hAnsi="Times New Roman" w:cs="Times New Roman"/>
          <w:sz w:val="24"/>
          <w:szCs w:val="24"/>
        </w:rPr>
        <w:t xml:space="preserve"> mantendo-se ainda a cobertura dos pontos entrados.</w:t>
      </w:r>
      <w:r w:rsidR="00B60F3F" w:rsidRPr="00E0393A">
        <w:rPr>
          <w:rFonts w:ascii="Times New Roman" w:hAnsi="Times New Roman" w:cs="Times New Roman"/>
          <w:sz w:val="24"/>
          <w:szCs w:val="24"/>
        </w:rPr>
        <w:t xml:space="preserve"> Em Algoritmos Genéticos, a função de aptidão é responsável por traduzir as características desejadas. </w:t>
      </w:r>
      <w:r w:rsidR="00275315">
        <w:rPr>
          <w:rFonts w:ascii="Times New Roman" w:hAnsi="Times New Roman" w:cs="Times New Roman"/>
          <w:sz w:val="24"/>
          <w:szCs w:val="24"/>
        </w:rPr>
        <w:t>A função desenvolvida aqui, detalhada na</w:t>
      </w:r>
      <w:r w:rsidR="00B60F3F" w:rsidRPr="00E0393A">
        <w:rPr>
          <w:rFonts w:ascii="Times New Roman" w:hAnsi="Times New Roman" w:cs="Times New Roman"/>
          <w:sz w:val="24"/>
          <w:szCs w:val="24"/>
        </w:rPr>
        <w:t xml:space="preserve"> Seção</w:t>
      </w:r>
      <w:r w:rsidR="00295880">
        <w:rPr>
          <w:rFonts w:ascii="Times New Roman" w:hAnsi="Times New Roman" w:cs="Times New Roman"/>
          <w:sz w:val="24"/>
          <w:szCs w:val="24"/>
        </w:rPr>
        <w:t xml:space="preserve"> 3.5</w:t>
      </w:r>
      <w:r w:rsidR="00275315">
        <w:rPr>
          <w:rFonts w:ascii="Times New Roman" w:hAnsi="Times New Roman" w:cs="Times New Roman"/>
          <w:sz w:val="24"/>
          <w:szCs w:val="24"/>
        </w:rPr>
        <w:t xml:space="preserve">, indica se o objetivo foi atingido a cada iteração e também avalia os </w:t>
      </w:r>
      <w:r w:rsidR="00813335">
        <w:rPr>
          <w:rFonts w:ascii="Times New Roman" w:hAnsi="Times New Roman" w:cs="Times New Roman"/>
          <w:sz w:val="24"/>
          <w:szCs w:val="24"/>
        </w:rPr>
        <w:t>indivíduos</w:t>
      </w:r>
      <w:r w:rsidR="00275315">
        <w:rPr>
          <w:rFonts w:ascii="Times New Roman" w:hAnsi="Times New Roman" w:cs="Times New Roman"/>
          <w:sz w:val="24"/>
          <w:szCs w:val="24"/>
        </w:rPr>
        <w:t xml:space="preserve"> gerados</w:t>
      </w:r>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275315">
        <w:rPr>
          <w:rFonts w:ascii="Times New Roman" w:hAnsi="Times New Roman" w:cs="Times New Roman"/>
          <w:sz w:val="24"/>
          <w:szCs w:val="24"/>
        </w:rPr>
        <w:t xml:space="preserve"> da função de aptidão da população</w:t>
      </w:r>
      <w:r w:rsidRPr="00E0393A">
        <w:rPr>
          <w:rFonts w:ascii="Times New Roman" w:hAnsi="Times New Roman" w:cs="Times New Roman"/>
          <w:sz w:val="24"/>
          <w:szCs w:val="24"/>
        </w:rPr>
        <w:t>.</w:t>
      </w:r>
      <w:r w:rsidR="00C151D8" w:rsidRPr="00E0393A">
        <w:rPr>
          <w:rFonts w:ascii="Times New Roman" w:hAnsi="Times New Roman" w:cs="Times New Roman"/>
          <w:sz w:val="24"/>
          <w:szCs w:val="24"/>
        </w:rPr>
        <w:t xml:space="preserve"> Estes elementos servirão de apoio à validação da solução.</w:t>
      </w:r>
    </w:p>
    <w:p w:rsidR="00275315" w:rsidRDefault="00275315">
      <w:pPr>
        <w:rPr>
          <w:rFonts w:ascii="Times New Roman" w:hAnsi="Times New Roman" w:cs="Times New Roman"/>
          <w:sz w:val="24"/>
          <w:szCs w:val="24"/>
        </w:rPr>
      </w:pPr>
      <w:r>
        <w:br w:type="page"/>
      </w:r>
    </w:p>
    <w:p w:rsidR="00F66B06" w:rsidRPr="00275315"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7" w:name="_Toc373375523"/>
      <w:r w:rsidRPr="00275315">
        <w:rPr>
          <w:rFonts w:ascii="Times New Roman" w:hAnsi="Times New Roman" w:cs="Times New Roman"/>
          <w:b/>
          <w:sz w:val="28"/>
          <w:szCs w:val="28"/>
        </w:rPr>
        <w:lastRenderedPageBreak/>
        <w:t xml:space="preserve">O </w:t>
      </w:r>
      <w:r w:rsidR="00F66B06" w:rsidRPr="00275315">
        <w:rPr>
          <w:rFonts w:ascii="Times New Roman" w:hAnsi="Times New Roman" w:cs="Times New Roman"/>
          <w:b/>
          <w:sz w:val="28"/>
          <w:szCs w:val="28"/>
        </w:rPr>
        <w:t>Algoritmo Genético</w:t>
      </w:r>
      <w:bookmarkEnd w:id="17"/>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C056FC" w:rsidRDefault="00D36C79" w:rsidP="00D5420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D54202" w:rsidRPr="00E0393A" w:rsidRDefault="00D54202" w:rsidP="00D54202">
      <w:pPr>
        <w:pStyle w:val="tex"/>
        <w:ind w:firstLine="708"/>
        <w:jc w:val="both"/>
      </w:pPr>
    </w:p>
    <w:p w:rsidR="00C056FC" w:rsidRPr="004A5F50"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8" w:name="_Toc373375524"/>
      <w:r w:rsidRPr="004A5F50">
        <w:rPr>
          <w:rFonts w:ascii="Times New Roman" w:hAnsi="Times New Roman" w:cs="Times New Roman"/>
          <w:b/>
          <w:sz w:val="24"/>
          <w:szCs w:val="24"/>
        </w:rPr>
        <w:t>Definiç</w:t>
      </w:r>
      <w:r w:rsidR="00304905" w:rsidRPr="004A5F50">
        <w:rPr>
          <w:rFonts w:ascii="Times New Roman" w:hAnsi="Times New Roman" w:cs="Times New Roman"/>
          <w:b/>
          <w:sz w:val="24"/>
          <w:szCs w:val="24"/>
        </w:rPr>
        <w:t>ões Gerais, Considerações e</w:t>
      </w:r>
      <w:r w:rsidRPr="004A5F50">
        <w:rPr>
          <w:rFonts w:ascii="Times New Roman" w:hAnsi="Times New Roman" w:cs="Times New Roman"/>
          <w:b/>
          <w:sz w:val="24"/>
          <w:szCs w:val="24"/>
        </w:rPr>
        <w:t xml:space="preserve"> nomenclatura</w:t>
      </w:r>
      <w:bookmarkEnd w:id="18"/>
    </w:p>
    <w:p w:rsidR="00C056FC" w:rsidRDefault="00C056FC" w:rsidP="001E0D82">
      <w:pPr>
        <w:pStyle w:val="tex"/>
        <w:ind w:firstLine="708"/>
        <w:jc w:val="both"/>
      </w:pPr>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 xml:space="preserve">écnicas de computação evolucionária operam sobre uma população de candidatos em </w:t>
      </w:r>
      <w:r w:rsidR="004A5F50">
        <w:t>conjunto.</w:t>
      </w:r>
      <w:r w:rsidRPr="00E0393A">
        <w:t xml:space="preserve">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w:t>
      </w:r>
      <w:r w:rsidR="004A5F50">
        <w:t>o</w:t>
      </w:r>
      <w:r w:rsidR="00C056FC" w:rsidRPr="00E0393A">
        <w:t xml:space="preserve"> AG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4A5F50"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9" w:name="_Toc373375525"/>
      <w:r w:rsidRPr="004A5F50">
        <w:rPr>
          <w:rFonts w:ascii="Times New Roman" w:hAnsi="Times New Roman" w:cs="Times New Roman"/>
          <w:b/>
          <w:sz w:val="24"/>
          <w:szCs w:val="24"/>
        </w:rPr>
        <w:t>Modelagem</w:t>
      </w:r>
      <w:bookmarkEnd w:id="19"/>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w:t>
      </w:r>
      <w:r w:rsidR="004A5F50">
        <w:t>no qual</w:t>
      </w:r>
      <w:r w:rsidR="00973FEA">
        <w:t xml:space="preserve"> </w:t>
      </w:r>
      <w:r w:rsidR="00DD659A" w:rsidRPr="00E0393A">
        <w:t xml:space="preserve">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w:t>
      </w:r>
      <w:r w:rsidR="00973FEA">
        <w:t>á</w:t>
      </w:r>
      <w:r w:rsidRPr="00E0393A">
        <w:t>ria de todas as entidades envolvidas. </w:t>
      </w:r>
    </w:p>
    <w:p w:rsidR="005F10FB" w:rsidRPr="00E0393A" w:rsidRDefault="005F10FB" w:rsidP="005F10FB">
      <w:pPr>
        <w:pStyle w:val="tex"/>
        <w:ind w:firstLine="708"/>
        <w:jc w:val="both"/>
      </w:pPr>
      <w:r w:rsidRPr="00E0393A">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lastRenderedPageBreak/>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r w:rsidR="00E71537">
        <w:rPr>
          <w:rFonts w:eastAsiaTheme="minorEastAsia"/>
        </w:rPr>
        <w:t>; a relação da atenuação do sinal com este parâmetro será explicada no item 3.2.4</w:t>
      </w:r>
      <w:r w:rsidRPr="00E0393A">
        <w:rPr>
          <w:rFonts w:eastAsiaTheme="minorEastAsia"/>
        </w:rPr>
        <w:t>.</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4A5F50" w:rsidRDefault="0056378A" w:rsidP="0056378A">
      <w:pPr>
        <w:pStyle w:val="ListParagraph"/>
        <w:numPr>
          <w:ilvl w:val="2"/>
          <w:numId w:val="6"/>
        </w:numPr>
        <w:spacing w:after="0" w:line="360" w:lineRule="auto"/>
        <w:mirrorIndents/>
        <w:outlineLvl w:val="1"/>
        <w:rPr>
          <w:rFonts w:ascii="Times New Roman" w:hAnsi="Times New Roman" w:cs="Times New Roman"/>
          <w:b/>
          <w:sz w:val="24"/>
          <w:szCs w:val="24"/>
        </w:rPr>
      </w:pPr>
      <w:bookmarkStart w:id="20" w:name="_Toc373375526"/>
      <w:r w:rsidRPr="004A5F50">
        <w:rPr>
          <w:rFonts w:ascii="Times New Roman" w:hAnsi="Times New Roman" w:cs="Times New Roman"/>
          <w:b/>
          <w:sz w:val="24"/>
          <w:szCs w:val="24"/>
        </w:rPr>
        <w:t>Planta</w:t>
      </w:r>
      <w:bookmarkEnd w:id="20"/>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drawing>
          <wp:inline distT="0" distB="0" distL="0" distR="0" wp14:anchorId="6978D79A" wp14:editId="5BF40C14">
            <wp:extent cx="4432300" cy="3324225"/>
            <wp:effectExtent l="0" t="0" r="6350" b="9525"/>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5009" cy="3326257"/>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21" w:name="_Ref372778559"/>
      <w:bookmarkStart w:id="22" w:name="_Toc373375418"/>
      <w:r w:rsidRPr="00E0393A">
        <w:rPr>
          <w:rFonts w:ascii="Times New Roman" w:hAnsi="Times New Roman" w:cs="Times New Roman"/>
          <w:i w:val="0"/>
          <w:color w:val="auto"/>
          <w:sz w:val="24"/>
          <w:szCs w:val="24"/>
        </w:rPr>
        <w:t xml:space="preserve">Figura </w:t>
      </w:r>
      <w:r w:rsidR="003024D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3024DD" w:rsidRPr="00E0393A">
        <w:rPr>
          <w:rFonts w:ascii="Times New Roman" w:hAnsi="Times New Roman" w:cs="Times New Roman"/>
          <w:i w:val="0"/>
          <w:color w:val="auto"/>
          <w:sz w:val="24"/>
          <w:szCs w:val="24"/>
        </w:rPr>
        <w:fldChar w:fldCharType="separate"/>
      </w:r>
      <w:r w:rsidR="0094392F">
        <w:rPr>
          <w:rFonts w:ascii="Times New Roman" w:hAnsi="Times New Roman" w:cs="Times New Roman"/>
          <w:i w:val="0"/>
          <w:noProof/>
          <w:color w:val="auto"/>
          <w:sz w:val="24"/>
          <w:szCs w:val="24"/>
        </w:rPr>
        <w:t>1</w:t>
      </w:r>
      <w:r w:rsidR="003024DD" w:rsidRPr="00E0393A">
        <w:rPr>
          <w:rFonts w:ascii="Times New Roman" w:hAnsi="Times New Roman" w:cs="Times New Roman"/>
          <w:i w:val="0"/>
          <w:color w:val="auto"/>
          <w:sz w:val="24"/>
          <w:szCs w:val="24"/>
        </w:rPr>
        <w:fldChar w:fldCharType="end"/>
      </w:r>
      <w:bookmarkEnd w:id="21"/>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22"/>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D3795F"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w:t>
      </w:r>
      <w:proofErr w:type="spellStart"/>
      <w:r w:rsidRPr="00E0393A">
        <w:rPr>
          <w:rFonts w:eastAsiaTheme="minorEastAsia"/>
        </w:rPr>
        <w:t>ogo</w:t>
      </w:r>
      <w:proofErr w:type="spellEnd"/>
      <w:r w:rsidRPr="00E0393A">
        <w:rPr>
          <w:rFonts w:eastAsiaTheme="minorEastAsia"/>
        </w:rPr>
        <w:t>,</w:t>
      </w:r>
    </w:p>
    <w:p w:rsidR="008E5FFA" w:rsidRPr="00E0393A" w:rsidRDefault="00D3795F"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4A5F50" w:rsidRDefault="00304905" w:rsidP="00304905">
      <w:pPr>
        <w:pStyle w:val="ListParagraph"/>
        <w:numPr>
          <w:ilvl w:val="2"/>
          <w:numId w:val="6"/>
        </w:numPr>
        <w:spacing w:after="0" w:line="360" w:lineRule="auto"/>
        <w:mirrorIndents/>
        <w:outlineLvl w:val="1"/>
        <w:rPr>
          <w:rFonts w:ascii="Times New Roman" w:hAnsi="Times New Roman" w:cs="Times New Roman"/>
          <w:b/>
          <w:sz w:val="24"/>
          <w:szCs w:val="24"/>
        </w:rPr>
      </w:pPr>
      <w:bookmarkStart w:id="23" w:name="_Toc373375527"/>
      <w:r w:rsidRPr="004A5F50">
        <w:rPr>
          <w:rFonts w:ascii="Times New Roman" w:hAnsi="Times New Roman" w:cs="Times New Roman"/>
          <w:b/>
          <w:sz w:val="24"/>
          <w:szCs w:val="24"/>
        </w:rPr>
        <w:t>Sensores</w:t>
      </w:r>
      <w:bookmarkEnd w:id="23"/>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614498">
      <w:pPr>
        <w:pStyle w:val="tex"/>
        <w:keepNext/>
        <w:ind w:firstLine="360"/>
        <w:jc w:val="center"/>
      </w:pPr>
      <w:r w:rsidRPr="00E0393A">
        <w:rPr>
          <w:noProof/>
          <w:lang w:val="en-US"/>
        </w:rPr>
        <w:drawing>
          <wp:inline distT="0" distB="0" distL="0" distR="0" wp14:anchorId="3C805300" wp14:editId="21FD0AE2">
            <wp:extent cx="4279900" cy="3212089"/>
            <wp:effectExtent l="0" t="0" r="6350" b="762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885" cy="3217331"/>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4" w:name="_Toc373375419"/>
      <w:r w:rsidRPr="00E0393A">
        <w:rPr>
          <w:rFonts w:ascii="Times New Roman" w:hAnsi="Times New Roman" w:cs="Times New Roman"/>
          <w:i w:val="0"/>
          <w:iCs w:val="0"/>
          <w:color w:val="auto"/>
          <w:sz w:val="24"/>
          <w:szCs w:val="24"/>
        </w:rPr>
        <w:t xml:space="preserve">Figura </w:t>
      </w:r>
      <w:r w:rsidR="003024D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3024DD" w:rsidRPr="00E0393A">
        <w:rPr>
          <w:rFonts w:ascii="Times New Roman" w:hAnsi="Times New Roman" w:cs="Times New Roman"/>
          <w:i w:val="0"/>
          <w:iCs w:val="0"/>
          <w:color w:val="auto"/>
          <w:sz w:val="24"/>
          <w:szCs w:val="24"/>
        </w:rPr>
        <w:fldChar w:fldCharType="separate"/>
      </w:r>
      <w:r w:rsidR="0094392F">
        <w:rPr>
          <w:rFonts w:ascii="Times New Roman" w:hAnsi="Times New Roman" w:cs="Times New Roman"/>
          <w:i w:val="0"/>
          <w:iCs w:val="0"/>
          <w:noProof/>
          <w:color w:val="auto"/>
          <w:sz w:val="24"/>
          <w:szCs w:val="24"/>
        </w:rPr>
        <w:t>2</w:t>
      </w:r>
      <w:r w:rsidR="003024D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4"/>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4A5F50" w:rsidRDefault="003422CC" w:rsidP="003422CC">
      <w:pPr>
        <w:pStyle w:val="ListParagraph"/>
        <w:numPr>
          <w:ilvl w:val="2"/>
          <w:numId w:val="6"/>
        </w:numPr>
        <w:spacing w:after="0" w:line="360" w:lineRule="auto"/>
        <w:mirrorIndents/>
        <w:outlineLvl w:val="1"/>
        <w:rPr>
          <w:rFonts w:ascii="Times New Roman" w:hAnsi="Times New Roman" w:cs="Times New Roman"/>
          <w:b/>
          <w:sz w:val="24"/>
          <w:szCs w:val="24"/>
        </w:rPr>
      </w:pPr>
      <w:bookmarkStart w:id="25" w:name="_Toc373375528"/>
      <w:r w:rsidRPr="004A5F50">
        <w:rPr>
          <w:rFonts w:ascii="Times New Roman" w:hAnsi="Times New Roman" w:cs="Times New Roman"/>
          <w:b/>
          <w:sz w:val="24"/>
          <w:szCs w:val="24"/>
        </w:rPr>
        <w:t>Roteadores</w:t>
      </w:r>
      <w:bookmarkEnd w:id="25"/>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 a comunicação em visada direta entre roteadores e sensores. Centrado em cada roteador há um círculo de raio </w:t>
      </w:r>
      <w:r w:rsidRPr="004A5F50">
        <w:rPr>
          <w:rFonts w:eastAsiaTheme="minorEastAsia"/>
          <w:i/>
        </w:rPr>
        <w:t>range</w:t>
      </w:r>
      <w:r>
        <w:rPr>
          <w:rFonts w:eastAsiaTheme="minorEastAsia"/>
        </w:rPr>
        <w:t xml:space="preserv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w:t>
      </w:r>
      <w:r w:rsidR="00973FEA">
        <w:rPr>
          <w:rFonts w:eastAsiaTheme="minorEastAsia"/>
        </w:rPr>
        <w:t>clara</w:t>
      </w:r>
      <w:r w:rsidR="000F5FF1">
        <w:rPr>
          <w:rFonts w:eastAsiaTheme="minorEastAsia"/>
        </w:rPr>
        <w:t xml:space="preserve"> for </w:t>
      </w:r>
      <w:r w:rsidR="00973FEA">
        <w:rPr>
          <w:rFonts w:eastAsiaTheme="minorEastAsia"/>
        </w:rPr>
        <w:t>a região</w:t>
      </w:r>
      <w:r w:rsidR="000F5FF1">
        <w:rPr>
          <w:rFonts w:eastAsiaTheme="minorEastAsia"/>
        </w:rPr>
        <w:t xml:space="preserve">, mais roteadores </w:t>
      </w:r>
      <w:r w:rsidR="004A5F50">
        <w:rPr>
          <w:rFonts w:eastAsiaTheme="minorEastAsia"/>
        </w:rPr>
        <w:t xml:space="preserve">a </w:t>
      </w:r>
      <w:r w:rsidR="000F5FF1">
        <w:rPr>
          <w:rFonts w:eastAsiaTheme="minorEastAsia"/>
        </w:rPr>
        <w:t>cobrem</w:t>
      </w:r>
      <w:r w:rsidR="004A5F50">
        <w:rPr>
          <w:rFonts w:eastAsiaTheme="minorEastAsia"/>
        </w:rPr>
        <w:t xml:space="preserve"> simultaneamente</w:t>
      </w:r>
      <w:r w:rsidR="000F5FF1">
        <w:rPr>
          <w:rFonts w:eastAsiaTheme="minorEastAsia"/>
        </w:rPr>
        <w:t>.</w:t>
      </w:r>
    </w:p>
    <w:p w:rsidR="009A2C1D" w:rsidRPr="00E0393A" w:rsidRDefault="003422CC" w:rsidP="00614498">
      <w:pPr>
        <w:pStyle w:val="tex"/>
        <w:keepNext/>
        <w:jc w:val="center"/>
      </w:pPr>
      <w:r w:rsidRPr="00E0393A">
        <w:rPr>
          <w:noProof/>
          <w:lang w:val="en-US"/>
        </w:rPr>
        <w:drawing>
          <wp:inline distT="0" distB="0" distL="0" distR="0" wp14:anchorId="03973874" wp14:editId="5B5D5E08">
            <wp:extent cx="3820964" cy="3378706"/>
            <wp:effectExtent l="0" t="0" r="8255"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7891" cy="3384831"/>
                    </a:xfrm>
                    <a:prstGeom prst="rect">
                      <a:avLst/>
                    </a:prstGeom>
                    <a:noFill/>
                    <a:ln>
                      <a:noFill/>
                    </a:ln>
                  </pic:spPr>
                </pic:pic>
              </a:graphicData>
            </a:graphic>
          </wp:inline>
        </w:drawing>
      </w:r>
    </w:p>
    <w:p w:rsidR="009A2C1D" w:rsidRPr="006E71DF" w:rsidRDefault="009A2C1D" w:rsidP="009A2C1D">
      <w:pPr>
        <w:pStyle w:val="tex"/>
        <w:jc w:val="center"/>
        <w:rPr>
          <w:rFonts w:eastAsiaTheme="minorEastAsia"/>
          <w:sz w:val="20"/>
          <w:szCs w:val="20"/>
        </w:rPr>
      </w:pPr>
      <w:bookmarkStart w:id="26" w:name="_Toc373375420"/>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94392F">
        <w:rPr>
          <w:noProof/>
          <w:sz w:val="20"/>
          <w:szCs w:val="20"/>
        </w:rPr>
        <w:t>3</w:t>
      </w:r>
      <w:r w:rsidR="003024DD" w:rsidRPr="006E71DF">
        <w:rPr>
          <w:sz w:val="20"/>
          <w:szCs w:val="20"/>
        </w:rPr>
        <w:fldChar w:fldCharType="end"/>
      </w:r>
      <w:r w:rsidRPr="006E71DF">
        <w:rPr>
          <w:sz w:val="20"/>
          <w:szCs w:val="20"/>
        </w:rPr>
        <w:t xml:space="preserve"> - Quatro Roteadores(Azul) cobrindo 4 sensores sem obstáculos </w:t>
      </w:r>
      <w:proofErr w:type="gramStart"/>
      <w:r w:rsidRPr="006E71DF">
        <w:rPr>
          <w:sz w:val="20"/>
          <w:szCs w:val="20"/>
        </w:rPr>
        <w:t xml:space="preserve">com </w:t>
      </w:r>
      <m:oMath>
        <m:r>
          <w:rPr>
            <w:rFonts w:ascii="Cambria Math" w:hAnsi="Cambria Math"/>
            <w:sz w:val="20"/>
            <w:szCs w:val="20"/>
          </w:rPr>
          <m:t>range=50</m:t>
        </m:r>
      </m:oMath>
      <w:r w:rsidRPr="006E71DF">
        <w:rPr>
          <w:rFonts w:eastAsiaTheme="minorEastAsia"/>
          <w:sz w:val="20"/>
          <w:szCs w:val="20"/>
        </w:rPr>
        <w:t>.</w:t>
      </w:r>
      <w:bookmarkEnd w:id="26"/>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6E71DF" w:rsidRDefault="00795C09" w:rsidP="00795C09">
      <w:pPr>
        <w:pStyle w:val="ListParagraph"/>
        <w:numPr>
          <w:ilvl w:val="2"/>
          <w:numId w:val="6"/>
        </w:numPr>
        <w:spacing w:after="0" w:line="360" w:lineRule="auto"/>
        <w:mirrorIndents/>
        <w:outlineLvl w:val="1"/>
        <w:rPr>
          <w:rFonts w:ascii="Times New Roman" w:hAnsi="Times New Roman" w:cs="Times New Roman"/>
          <w:b/>
          <w:sz w:val="24"/>
          <w:szCs w:val="24"/>
        </w:rPr>
      </w:pPr>
      <w:bookmarkStart w:id="27" w:name="_Toc373375529"/>
      <w:r w:rsidRPr="006E71DF">
        <w:rPr>
          <w:rFonts w:ascii="Times New Roman" w:hAnsi="Times New Roman" w:cs="Times New Roman"/>
          <w:b/>
          <w:sz w:val="24"/>
          <w:szCs w:val="24"/>
        </w:rPr>
        <w:t>Obstáculos</w:t>
      </w:r>
      <w:bookmarkEnd w:id="27"/>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w:t>
      </w:r>
      <w:r w:rsidR="006E71DF">
        <w:t xml:space="preserve">reduzida tal que </w:t>
      </w:r>
      <w:proofErr w:type="gramStart"/>
      <w:r w:rsidR="006E71DF">
        <w:t>a</w:t>
      </w:r>
      <w:r w:rsidR="00E1676C" w:rsidRPr="00E0393A">
        <w:t xml:space="preserve">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w:t>
      </w:r>
      <w:r w:rsidR="00A908D8">
        <w:rPr>
          <w:rFonts w:eastAsiaTheme="minorEastAsia"/>
        </w:rPr>
        <w:t>.</w:t>
      </w:r>
    </w:p>
    <w:p w:rsidR="007E60DD" w:rsidRPr="00C64014" w:rsidRDefault="0031507B" w:rsidP="00C64014">
      <w:pPr>
        <w:pStyle w:val="tex"/>
        <w:ind w:firstLine="360"/>
        <w:jc w:val="both"/>
        <w:rPr>
          <w:rFonts w:eastAsiaTheme="minorEastAsia"/>
        </w:rPr>
      </w:pPr>
      <w:r>
        <w:rPr>
          <w:rFonts w:eastAsiaTheme="minorEastAsia"/>
        </w:rPr>
        <w:lastRenderedPageBreak/>
        <w:t>Nos testes foi adotado um valor arbitrário, todavia a modelagem permite a configuração de acordo com modelos mais realistas de atenuação.</w:t>
      </w: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0A694C">
        <w:t xml:space="preserve"> Na </w:t>
      </w:r>
      <w:r w:rsidR="003024DD">
        <w:fldChar w:fldCharType="begin"/>
      </w:r>
      <w:r w:rsidR="000A694C">
        <w:instrText xml:space="preserve"> REF _Ref373229620 \h </w:instrText>
      </w:r>
      <w:r w:rsidR="003024DD">
        <w:fldChar w:fldCharType="separate"/>
      </w:r>
      <w:r w:rsidR="0094392F" w:rsidRPr="006E71DF">
        <w:rPr>
          <w:sz w:val="20"/>
          <w:szCs w:val="20"/>
        </w:rPr>
        <w:t xml:space="preserve">Figura </w:t>
      </w:r>
      <w:r w:rsidR="0094392F">
        <w:rPr>
          <w:noProof/>
          <w:sz w:val="20"/>
          <w:szCs w:val="20"/>
        </w:rPr>
        <w:t>4</w:t>
      </w:r>
      <w:r w:rsidR="003024DD">
        <w:fldChar w:fldCharType="end"/>
      </w:r>
      <w:r w:rsidR="005E51C8">
        <w:t>, a região branca denota posições cober</w:t>
      </w:r>
      <w:r w:rsidR="000A694C">
        <w:t>tas pelo roteador. N</w:t>
      </w:r>
      <w:r w:rsidR="000E6DE1">
        <w:t>a região maior</w:t>
      </w:r>
      <w:r w:rsidR="00E71537">
        <w:t xml:space="preserve"> </w:t>
      </w:r>
      <w:r w:rsidR="0079572E">
        <w:t>à</w:t>
      </w:r>
      <w:r w:rsidR="000E6DE1">
        <w:t xml:space="preserve"> esquerda do roteador não há atenuação enquanto que nas outras regiões há cruzamento de obstáculos. Existe</w:t>
      </w:r>
      <w:r w:rsidR="0079572E">
        <w:t xml:space="preserve"> ainda, à</w:t>
      </w:r>
      <w:r w:rsidR="000E6DE1">
        <w:t xml:space="preserve"> direita, uma região de cobertura ainda menor proveniente da atenuação causada por duas barreiras.</w:t>
      </w:r>
    </w:p>
    <w:p w:rsidR="00C10830" w:rsidRPr="00E0393A" w:rsidRDefault="00C10830" w:rsidP="006E71DF">
      <w:pPr>
        <w:pStyle w:val="tex"/>
        <w:jc w:val="both"/>
      </w:pPr>
    </w:p>
    <w:p w:rsidR="000E6DE1" w:rsidRDefault="00C10830" w:rsidP="00C64014">
      <w:pPr>
        <w:pStyle w:val="tex"/>
        <w:keepNext/>
        <w:jc w:val="center"/>
      </w:pPr>
      <w:r>
        <w:rPr>
          <w:noProof/>
          <w:lang w:val="en-US"/>
        </w:rPr>
        <w:drawing>
          <wp:inline distT="0" distB="0" distL="0" distR="0" wp14:anchorId="27ED32F9" wp14:editId="51C93AAB">
            <wp:extent cx="2773680" cy="2456820"/>
            <wp:effectExtent l="0" t="0" r="7620" b="63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2746" cy="2464850"/>
                    </a:xfrm>
                    <a:prstGeom prst="rect">
                      <a:avLst/>
                    </a:prstGeom>
                    <a:noFill/>
                    <a:ln>
                      <a:noFill/>
                    </a:ln>
                  </pic:spPr>
                </pic:pic>
              </a:graphicData>
            </a:graphic>
          </wp:inline>
        </w:drawing>
      </w:r>
    </w:p>
    <w:p w:rsidR="00795C09" w:rsidRPr="006E71DF" w:rsidRDefault="000E6DE1" w:rsidP="00C64014">
      <w:pPr>
        <w:pStyle w:val="tex"/>
        <w:jc w:val="center"/>
        <w:rPr>
          <w:sz w:val="20"/>
          <w:szCs w:val="20"/>
        </w:rPr>
      </w:pPr>
      <w:bookmarkStart w:id="28" w:name="_Ref373229620"/>
      <w:bookmarkStart w:id="29" w:name="_Toc373375421"/>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94392F">
        <w:rPr>
          <w:noProof/>
          <w:sz w:val="20"/>
          <w:szCs w:val="20"/>
        </w:rPr>
        <w:t>4</w:t>
      </w:r>
      <w:r w:rsidR="003024DD" w:rsidRPr="006E71DF">
        <w:rPr>
          <w:sz w:val="20"/>
          <w:szCs w:val="20"/>
        </w:rPr>
        <w:fldChar w:fldCharType="end"/>
      </w:r>
      <w:bookmarkEnd w:id="28"/>
      <w:r w:rsidRPr="006E71DF">
        <w:rPr>
          <w:sz w:val="20"/>
          <w:szCs w:val="20"/>
        </w:rPr>
        <w:t xml:space="preserve"> – Planta com 1 roteador e dois obstáculos</w:t>
      </w:r>
      <w:bookmarkEnd w:id="29"/>
    </w:p>
    <w:p w:rsidR="000E6DE1" w:rsidRDefault="000E6DE1" w:rsidP="000E6DE1">
      <w:pPr>
        <w:pStyle w:val="tex"/>
        <w:ind w:firstLine="360"/>
        <w:jc w:val="both"/>
      </w:pPr>
      <w:r w:rsidRPr="00E0393A">
        <w:t>A</w:t>
      </w:r>
      <w:r w:rsidR="00A851E2">
        <w:t>s</w:t>
      </w:r>
      <w:r w:rsidR="006E71DF">
        <w:t xml:space="preserve"> figuras abaixo </w:t>
      </w:r>
      <w:r w:rsidRPr="00E0393A">
        <w:t xml:space="preserve">mostram cenários com a inclusão </w:t>
      </w:r>
      <w:r>
        <w:t xml:space="preserve">de </w:t>
      </w:r>
      <w:r w:rsidRPr="00E0393A">
        <w:t>um</w:t>
      </w:r>
      <w:r>
        <w:t xml:space="preserve"> número crescente de barreiras n</w:t>
      </w:r>
      <w:r w:rsidRPr="00E0393A">
        <w:t>o problema.</w:t>
      </w:r>
      <w:r>
        <w:t xml:space="preserve"> </w:t>
      </w:r>
    </w:p>
    <w:p w:rsidR="00EA13A7" w:rsidRPr="00E0393A" w:rsidRDefault="00795C09" w:rsidP="00375816">
      <w:pPr>
        <w:pStyle w:val="tex"/>
        <w:keepNext/>
        <w:jc w:val="center"/>
      </w:pPr>
      <w:r w:rsidRPr="00E0393A">
        <w:rPr>
          <w:noProof/>
          <w:lang w:val="en-US"/>
        </w:rPr>
        <w:lastRenderedPageBreak/>
        <w:drawing>
          <wp:inline distT="0" distB="0" distL="0" distR="0" wp14:anchorId="2FDCA583" wp14:editId="3EC661F0">
            <wp:extent cx="3727037" cy="3295650"/>
            <wp:effectExtent l="0" t="0" r="6985"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273" cy="3301165"/>
                    </a:xfrm>
                    <a:prstGeom prst="rect">
                      <a:avLst/>
                    </a:prstGeom>
                    <a:noFill/>
                    <a:ln>
                      <a:noFill/>
                    </a:ln>
                  </pic:spPr>
                </pic:pic>
              </a:graphicData>
            </a:graphic>
          </wp:inline>
        </w:drawing>
      </w:r>
    </w:p>
    <w:p w:rsidR="00795C09" w:rsidRPr="006E71DF" w:rsidRDefault="00EA13A7" w:rsidP="00EA13A7">
      <w:pPr>
        <w:pStyle w:val="tex"/>
        <w:jc w:val="center"/>
        <w:rPr>
          <w:sz w:val="20"/>
          <w:szCs w:val="20"/>
        </w:rPr>
      </w:pPr>
      <w:bookmarkStart w:id="30" w:name="_Ref372876930"/>
      <w:bookmarkStart w:id="31" w:name="_Toc373375422"/>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94392F">
        <w:rPr>
          <w:noProof/>
          <w:sz w:val="20"/>
          <w:szCs w:val="20"/>
        </w:rPr>
        <w:t>5</w:t>
      </w:r>
      <w:r w:rsidR="003024DD" w:rsidRPr="006E71DF">
        <w:rPr>
          <w:sz w:val="20"/>
          <w:szCs w:val="20"/>
        </w:rPr>
        <w:fldChar w:fldCharType="end"/>
      </w:r>
      <w:bookmarkEnd w:id="30"/>
      <w:r w:rsidRPr="006E71DF">
        <w:rPr>
          <w:sz w:val="20"/>
          <w:szCs w:val="20"/>
        </w:rPr>
        <w:t xml:space="preserve"> – Um Roteador cobrindo 2 sensores com obstáculos</w:t>
      </w:r>
      <w:proofErr w:type="gramStart"/>
      <w:r w:rsidRPr="006E71DF">
        <w:rPr>
          <w:sz w:val="20"/>
          <w:szCs w:val="20"/>
        </w:rPr>
        <w:t xml:space="preserve">, </w:t>
      </w:r>
      <m:oMath>
        <m:r>
          <w:rPr>
            <w:rFonts w:ascii="Cambria Math" w:hAnsi="Cambria Math"/>
            <w:sz w:val="20"/>
            <w:szCs w:val="20"/>
          </w:rPr>
          <m:t>range=50</m:t>
        </m:r>
      </m:oMath>
      <w:r w:rsidRPr="006E71DF">
        <w:rPr>
          <w:rFonts w:eastAsiaTheme="minorEastAsia"/>
          <w:sz w:val="20"/>
          <w:szCs w:val="20"/>
        </w:rPr>
        <w:t>,</w:t>
      </w:r>
      <w:proofErr w:type="gramEnd"/>
      <w:r w:rsidRPr="006E71DF">
        <w:rPr>
          <w:rFonts w:eastAsiaTheme="minorEastAsia"/>
          <w:sz w:val="20"/>
          <w:szCs w:val="20"/>
        </w:rPr>
        <w:t xml:space="preserve"> </w:t>
      </w:r>
      <m:oMath>
        <m:r>
          <w:rPr>
            <w:rFonts w:ascii="Cambria Math" w:eastAsiaTheme="minorEastAsia" w:hAnsi="Cambria Math"/>
            <w:sz w:val="20"/>
            <w:szCs w:val="20"/>
          </w:rPr>
          <m:t>alpha=0.6</m:t>
        </m:r>
      </m:oMath>
      <w:r w:rsidRPr="006E71DF">
        <w:rPr>
          <w:rFonts w:eastAsiaTheme="minorEastAsia"/>
          <w:sz w:val="20"/>
          <w:szCs w:val="20"/>
        </w:rPr>
        <w:t>.</w:t>
      </w:r>
      <w:bookmarkEnd w:id="31"/>
    </w:p>
    <w:p w:rsidR="008D0462" w:rsidRPr="00E0393A" w:rsidRDefault="00795C09" w:rsidP="008D0462">
      <w:pPr>
        <w:pStyle w:val="tex"/>
        <w:keepNext/>
        <w:jc w:val="center"/>
      </w:pPr>
      <w:r w:rsidRPr="00E0393A">
        <w:rPr>
          <w:rFonts w:eastAsiaTheme="minorEastAsia"/>
          <w:noProof/>
          <w:lang w:val="en-US"/>
        </w:rPr>
        <w:drawing>
          <wp:inline distT="0" distB="0" distL="0" distR="0" wp14:anchorId="5BA81BBD" wp14:editId="5B3CFC8C">
            <wp:extent cx="2984513" cy="2639071"/>
            <wp:effectExtent l="0" t="0" r="6350" b="889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892" cy="2642943"/>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32" w:name="_Ref372877038"/>
      <w:bookmarkStart w:id="33" w:name="_Toc373375423"/>
      <w:r w:rsidRPr="006E71DF">
        <w:rPr>
          <w:sz w:val="20"/>
        </w:rPr>
        <w:t xml:space="preserve">Figura </w:t>
      </w:r>
      <w:r w:rsidR="003024DD" w:rsidRPr="006E71DF">
        <w:rPr>
          <w:sz w:val="20"/>
        </w:rPr>
        <w:fldChar w:fldCharType="begin"/>
      </w:r>
      <w:r w:rsidRPr="006E71DF">
        <w:rPr>
          <w:sz w:val="20"/>
        </w:rPr>
        <w:instrText xml:space="preserve"> SEQ Figura \* ARABIC </w:instrText>
      </w:r>
      <w:r w:rsidR="003024DD" w:rsidRPr="006E71DF">
        <w:rPr>
          <w:sz w:val="20"/>
        </w:rPr>
        <w:fldChar w:fldCharType="separate"/>
      </w:r>
      <w:r w:rsidR="0094392F">
        <w:rPr>
          <w:noProof/>
          <w:sz w:val="20"/>
        </w:rPr>
        <w:t>6</w:t>
      </w:r>
      <w:r w:rsidR="003024DD" w:rsidRPr="006E71DF">
        <w:rPr>
          <w:sz w:val="20"/>
        </w:rPr>
        <w:fldChar w:fldCharType="end"/>
      </w:r>
      <w:bookmarkEnd w:id="32"/>
      <w:r w:rsidRPr="006E71DF">
        <w:rPr>
          <w:sz w:val="20"/>
        </w:rPr>
        <w:t xml:space="preserve"> – Quatro Roteadores cobrindo 5 sensores com obstáculos</w:t>
      </w:r>
      <w:proofErr w:type="gramStart"/>
      <w:r w:rsidRPr="006E71DF">
        <w:rPr>
          <w:sz w:val="20"/>
        </w:rPr>
        <w:t xml:space="preserve">, </w:t>
      </w:r>
      <m:oMath>
        <m:r>
          <w:rPr>
            <w:rFonts w:ascii="Cambria Math" w:hAnsi="Cambria Math"/>
            <w:sz w:val="20"/>
          </w:rPr>
          <m:t>range=50</m:t>
        </m:r>
      </m:oMath>
      <w:r w:rsidRPr="006E71DF">
        <w:rPr>
          <w:rFonts w:eastAsiaTheme="minorEastAsia"/>
          <w:sz w:val="20"/>
        </w:rPr>
        <w:t>,</w:t>
      </w:r>
      <w:proofErr w:type="gramEnd"/>
      <w:r w:rsidRPr="006E71DF">
        <w:rPr>
          <w:rFonts w:eastAsiaTheme="minorEastAsia"/>
          <w:sz w:val="20"/>
        </w:rPr>
        <w:t xml:space="preserve"> </w:t>
      </w:r>
      <m:oMath>
        <m:r>
          <w:rPr>
            <w:rFonts w:ascii="Cambria Math" w:eastAsiaTheme="minorEastAsia" w:hAnsi="Cambria Math"/>
            <w:sz w:val="20"/>
          </w:rPr>
          <m:t>alpha=0.6</m:t>
        </m:r>
      </m:oMath>
      <w:r w:rsidRPr="00E0393A">
        <w:rPr>
          <w:rFonts w:eastAsiaTheme="minorEastAsia"/>
        </w:rPr>
        <w:t>.</w:t>
      </w:r>
      <w:bookmarkEnd w:id="33"/>
    </w:p>
    <w:p w:rsidR="006E71DF" w:rsidRDefault="00795C09" w:rsidP="00C5314E">
      <w:pPr>
        <w:pStyle w:val="tex"/>
        <w:ind w:firstLine="360"/>
        <w:jc w:val="both"/>
        <w:rPr>
          <w:rFonts w:eastAsiaTheme="minorEastAsia"/>
        </w:rPr>
      </w:pPr>
      <w:r w:rsidRPr="00E0393A">
        <w:rPr>
          <w:rFonts w:eastAsiaTheme="minorEastAsia"/>
        </w:rPr>
        <w:tab/>
      </w:r>
    </w:p>
    <w:p w:rsidR="00C5314E" w:rsidRDefault="00795C09" w:rsidP="00C5314E">
      <w:pPr>
        <w:pStyle w:val="tex"/>
        <w:ind w:firstLine="360"/>
        <w:jc w:val="both"/>
      </w:pPr>
      <w:r w:rsidRPr="00E0393A">
        <w:rPr>
          <w:rFonts w:eastAsiaTheme="minorEastAsia"/>
        </w:rPr>
        <w:t>Na Fig</w:t>
      </w:r>
      <w:r w:rsidR="00C5314E">
        <w:rPr>
          <w:rFonts w:eastAsiaTheme="minorEastAsia"/>
        </w:rPr>
        <w:t>ura</w:t>
      </w:r>
      <w:r w:rsidRPr="00E0393A">
        <w:rPr>
          <w:rFonts w:eastAsiaTheme="minorEastAsia"/>
        </w:rPr>
        <w:t xml:space="preserve"> 5, há poucos sensores e barreiras, é fácil para um humano conceber a localização ideal de um roteador que cubra os dois sensores. No entanto, na Fig</w:t>
      </w:r>
      <w:r w:rsidR="00C5314E">
        <w:rPr>
          <w:rFonts w:eastAsiaTheme="minorEastAsia"/>
        </w:rPr>
        <w:t>ura</w:t>
      </w:r>
      <w:r w:rsidRPr="00E0393A">
        <w:rPr>
          <w:rFonts w:eastAsiaTheme="minorEastAsia"/>
        </w:rPr>
        <w:t xml:space="preserve"> 6, o grande número de 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r w:rsidR="00C5314E">
        <w:t xml:space="preserve">Esta </w:t>
      </w:r>
      <w:r w:rsidR="00C5314E">
        <w:lastRenderedPageBreak/>
        <w:t>complexidade justifica a necessidade de uma ferramenta automática para a solução do problema.</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w:t>
      </w:r>
      <w:r w:rsidR="00843629" w:rsidRPr="00F95785">
        <w:rPr>
          <w:i/>
        </w:rPr>
        <w:t>range-</w:t>
      </w:r>
      <w:proofErr w:type="spellStart"/>
      <w:r w:rsidR="00843629" w:rsidRPr="00F95785">
        <w:rPr>
          <w:i/>
        </w:rPr>
        <w:t>router</w:t>
      </w:r>
      <w:proofErr w:type="spellEnd"/>
      <w:r w:rsidR="00843629">
        <w:t xml:space="preserve"> ao invés de range como na Figura 6.</w:t>
      </w:r>
    </w:p>
    <w:p w:rsidR="006231E2" w:rsidRPr="00E0393A" w:rsidRDefault="00795C09" w:rsidP="00375816">
      <w:pPr>
        <w:pStyle w:val="tex"/>
        <w:keepNext/>
        <w:jc w:val="center"/>
      </w:pPr>
      <w:r w:rsidRPr="00E0393A">
        <w:rPr>
          <w:noProof/>
          <w:lang w:val="en-US"/>
        </w:rPr>
        <w:drawing>
          <wp:inline distT="0" distB="0" distL="0" distR="0" wp14:anchorId="4DB16D5C" wp14:editId="2ABD4ED8">
            <wp:extent cx="3583305" cy="3168554"/>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554" cy="3172312"/>
                    </a:xfrm>
                    <a:prstGeom prst="rect">
                      <a:avLst/>
                    </a:prstGeom>
                    <a:noFill/>
                    <a:ln>
                      <a:noFill/>
                    </a:ln>
                  </pic:spPr>
                </pic:pic>
              </a:graphicData>
            </a:graphic>
          </wp:inline>
        </w:drawing>
      </w:r>
    </w:p>
    <w:p w:rsidR="00795C09" w:rsidRPr="00F95785" w:rsidRDefault="006231E2" w:rsidP="006231E2">
      <w:pPr>
        <w:pStyle w:val="tex"/>
        <w:jc w:val="center"/>
        <w:rPr>
          <w:rFonts w:eastAsiaTheme="minorEastAsia"/>
          <w:sz w:val="20"/>
        </w:rPr>
      </w:pPr>
      <w:bookmarkStart w:id="34" w:name="_Toc373375424"/>
      <w:r w:rsidRPr="00F95785">
        <w:rPr>
          <w:sz w:val="20"/>
        </w:rPr>
        <w:t xml:space="preserve">Figura </w:t>
      </w:r>
      <w:r w:rsidR="003024DD" w:rsidRPr="00F95785">
        <w:rPr>
          <w:sz w:val="20"/>
        </w:rPr>
        <w:fldChar w:fldCharType="begin"/>
      </w:r>
      <w:r w:rsidRPr="00F95785">
        <w:rPr>
          <w:sz w:val="20"/>
        </w:rPr>
        <w:instrText xml:space="preserve"> SEQ Figura \* ARABIC </w:instrText>
      </w:r>
      <w:r w:rsidR="003024DD" w:rsidRPr="00F95785">
        <w:rPr>
          <w:sz w:val="20"/>
        </w:rPr>
        <w:fldChar w:fldCharType="separate"/>
      </w:r>
      <w:r w:rsidR="0094392F">
        <w:rPr>
          <w:noProof/>
          <w:sz w:val="20"/>
        </w:rPr>
        <w:t>7</w:t>
      </w:r>
      <w:r w:rsidR="003024DD" w:rsidRPr="00F95785">
        <w:rPr>
          <w:sz w:val="20"/>
        </w:rPr>
        <w:fldChar w:fldCharType="end"/>
      </w:r>
      <w:r w:rsidRPr="00F95785">
        <w:rPr>
          <w:sz w:val="20"/>
        </w:rPr>
        <w:t xml:space="preserve"> – Quatro Roteadores </w:t>
      </w:r>
      <w:r w:rsidR="00843629" w:rsidRPr="00F95785">
        <w:rPr>
          <w:sz w:val="20"/>
        </w:rPr>
        <w:t>conectados</w:t>
      </w:r>
      <w:r w:rsidRPr="00F95785">
        <w:rPr>
          <w:sz w:val="20"/>
        </w:rPr>
        <w:t xml:space="preserve"> em um</w:t>
      </w:r>
      <w:r w:rsidR="00843629" w:rsidRPr="00F95785">
        <w:rPr>
          <w:sz w:val="20"/>
        </w:rPr>
        <w:t>a</w:t>
      </w:r>
      <w:r w:rsidRPr="00F95785">
        <w:rPr>
          <w:sz w:val="20"/>
        </w:rPr>
        <w:t xml:space="preserve"> </w:t>
      </w:r>
      <w:r w:rsidR="00843629" w:rsidRPr="00F95785">
        <w:rPr>
          <w:sz w:val="20"/>
        </w:rPr>
        <w:t xml:space="preserve">planta </w:t>
      </w:r>
      <w:r w:rsidRPr="00F95785">
        <w:rPr>
          <w:sz w:val="20"/>
        </w:rPr>
        <w:t>com obstáculos</w:t>
      </w:r>
      <w:proofErr w:type="gramStart"/>
      <w:r w:rsidRPr="00F95785">
        <w:rPr>
          <w:sz w:val="20"/>
        </w:rPr>
        <w:t>,</w:t>
      </w:r>
      <w:r w:rsidR="00C5314E" w:rsidRPr="00F95785">
        <w:rPr>
          <w:sz w:val="20"/>
        </w:rPr>
        <w:br/>
      </w:r>
      <w:r w:rsidRPr="00F95785">
        <w:rPr>
          <w:sz w:val="20"/>
        </w:rPr>
        <w:t xml:space="preserve"> </w:t>
      </w:r>
      <m:oMath>
        <m:r>
          <w:rPr>
            <w:rFonts w:ascii="Cambria Math" w:hAnsi="Cambria Math"/>
            <w:sz w:val="20"/>
          </w:rPr>
          <m:t>range_router=200</m:t>
        </m:r>
      </m:oMath>
      <w:r w:rsidRPr="00F95785">
        <w:rPr>
          <w:rFonts w:eastAsiaTheme="minorEastAsia"/>
          <w:sz w:val="20"/>
        </w:rPr>
        <w:t>,</w:t>
      </w:r>
      <w:proofErr w:type="gramEnd"/>
      <w:r w:rsidRPr="00F95785">
        <w:rPr>
          <w:rFonts w:eastAsiaTheme="minorEastAsia"/>
          <w:sz w:val="20"/>
        </w:rPr>
        <w:t xml:space="preserve"> </w:t>
      </w:r>
      <m:oMath>
        <m:r>
          <w:rPr>
            <w:rFonts w:ascii="Cambria Math" w:eastAsiaTheme="minorEastAsia" w:hAnsi="Cambria Math"/>
            <w:sz w:val="20"/>
          </w:rPr>
          <m:t>alpha=0.6</m:t>
        </m:r>
      </m:oMath>
      <w:r w:rsidRPr="00F95785">
        <w:rPr>
          <w:rFonts w:eastAsiaTheme="minorEastAsia"/>
          <w:sz w:val="20"/>
        </w:rPr>
        <w:t>.</w:t>
      </w:r>
      <w:bookmarkEnd w:id="34"/>
    </w:p>
    <w:p w:rsidR="00C5314E" w:rsidRDefault="00C5314E">
      <w:pPr>
        <w:rPr>
          <w:ins w:id="35" w:author="ceciliaccesar" w:date="2013-11-27T16:24:00Z"/>
          <w:rFonts w:ascii="Times New Roman" w:hAnsi="Times New Roman" w:cs="Times New Roman"/>
          <w:sz w:val="24"/>
          <w:szCs w:val="24"/>
        </w:rPr>
      </w:pPr>
      <w:ins w:id="36" w:author="ceciliaccesar" w:date="2013-11-27T16:24:00Z">
        <w:r>
          <w:br w:type="page"/>
        </w:r>
      </w:ins>
    </w:p>
    <w:p w:rsidR="006231E2" w:rsidRPr="00E0393A" w:rsidRDefault="006231E2" w:rsidP="006231E2">
      <w:pPr>
        <w:pStyle w:val="tex"/>
        <w:jc w:val="center"/>
      </w:pPr>
    </w:p>
    <w:p w:rsidR="006231E2" w:rsidRPr="00C5314E" w:rsidRDefault="006231E2" w:rsidP="006231E2">
      <w:pPr>
        <w:pStyle w:val="ListParagraph"/>
        <w:numPr>
          <w:ilvl w:val="2"/>
          <w:numId w:val="6"/>
        </w:numPr>
        <w:spacing w:after="0" w:line="360" w:lineRule="auto"/>
        <w:mirrorIndents/>
        <w:outlineLvl w:val="1"/>
        <w:rPr>
          <w:rFonts w:ascii="Times New Roman" w:hAnsi="Times New Roman" w:cs="Times New Roman"/>
          <w:b/>
          <w:sz w:val="24"/>
          <w:szCs w:val="24"/>
          <w:rPrChange w:id="37" w:author="ceciliaccesar" w:date="2013-11-27T16:24:00Z">
            <w:rPr>
              <w:rFonts w:ascii="Times New Roman" w:hAnsi="Times New Roman" w:cs="Times New Roman"/>
              <w:sz w:val="24"/>
              <w:szCs w:val="24"/>
            </w:rPr>
          </w:rPrChange>
        </w:rPr>
      </w:pPr>
      <w:bookmarkStart w:id="38" w:name="_Toc373375530"/>
      <w:r w:rsidRPr="00C5314E">
        <w:rPr>
          <w:rFonts w:ascii="Times New Roman" w:hAnsi="Times New Roman" w:cs="Times New Roman"/>
          <w:b/>
          <w:sz w:val="24"/>
          <w:szCs w:val="24"/>
          <w:rPrChange w:id="39" w:author="ceciliaccesar" w:date="2013-11-27T16:24:00Z">
            <w:rPr>
              <w:rFonts w:ascii="Times New Roman" w:hAnsi="Times New Roman" w:cs="Times New Roman"/>
              <w:sz w:val="24"/>
              <w:szCs w:val="24"/>
            </w:rPr>
          </w:rPrChange>
        </w:rPr>
        <w:t>Grafo de conectividade</w:t>
      </w:r>
      <w:bookmarkEnd w:id="38"/>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rFonts w:eastAsiaTheme="minorEastAsia"/>
        </w:rPr>
      </w:pPr>
      <w:r>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vértices.</w:t>
      </w:r>
    </w:p>
    <w:p w:rsidR="00E85BC7" w:rsidRPr="00E0393A" w:rsidRDefault="000E6DE1" w:rsidP="007C67B9">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6658D"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0" w:name="_Toc373375531"/>
      <w:r w:rsidRPr="00E6658D">
        <w:rPr>
          <w:rFonts w:ascii="Times New Roman" w:hAnsi="Times New Roman" w:cs="Times New Roman"/>
          <w:b/>
          <w:sz w:val="24"/>
          <w:szCs w:val="24"/>
        </w:rPr>
        <w:t>Indivíduo</w:t>
      </w:r>
      <w:bookmarkEnd w:id="40"/>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r w:rsidR="001D4A3B">
        <w:t>indivíduo</w:t>
      </w:r>
      <w:r>
        <w:t xml:space="preserve"> é dada pela multiplicação entre o </w:t>
      </w:r>
      <w:r w:rsidR="001D4A3B">
        <w:t>número</w:t>
      </w:r>
      <w:r>
        <w:t xml:space="preserve"> de roteadores, o número de coordenadas por roteador e o </w:t>
      </w:r>
      <w:r w:rsidR="001D4A3B">
        <w:t>número</w:t>
      </w:r>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6658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1" w:name="_Toc373375532"/>
      <w:r w:rsidRPr="00E6658D">
        <w:rPr>
          <w:rFonts w:ascii="Times New Roman" w:hAnsi="Times New Roman" w:cs="Times New Roman"/>
          <w:b/>
          <w:sz w:val="24"/>
          <w:szCs w:val="24"/>
        </w:rPr>
        <w:t>População Inicial</w:t>
      </w:r>
      <w:bookmarkEnd w:id="41"/>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r w:rsidR="0089488D" w:rsidRPr="00E0393A">
        <w:t>S</w:t>
      </w:r>
      <w:r w:rsidR="0089488D">
        <w:t xml:space="preserve">tanley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proofErr w:type="spellStart"/>
      <w:r w:rsidR="00A34CD1">
        <w:t>cobertos.</w:t>
      </w:r>
      <w:r w:rsidRPr="00E0393A">
        <w:t>À</w:t>
      </w:r>
      <w:proofErr w:type="spellEnd"/>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C5314E" w:rsidRDefault="00C53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6658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b/>
          <w:sz w:val="24"/>
          <w:szCs w:val="24"/>
        </w:rPr>
      </w:pPr>
      <w:bookmarkStart w:id="42" w:name="_Toc373375533"/>
      <w:r w:rsidRPr="00E6658D">
        <w:rPr>
          <w:rFonts w:ascii="Times New Roman" w:hAnsi="Times New Roman" w:cs="Times New Roman"/>
          <w:b/>
          <w:sz w:val="24"/>
          <w:szCs w:val="24"/>
        </w:rPr>
        <w:t>Função de Aptidão</w:t>
      </w:r>
      <w:bookmarkEnd w:id="42"/>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0A4B5A" w:rsidRPr="00E0393A" w:rsidRDefault="0016180D" w:rsidP="00B5783D">
      <w:pPr>
        <w:pStyle w:val="tex"/>
        <w:ind w:firstLine="708"/>
        <w:jc w:val="both"/>
      </w:pPr>
      <w:r w:rsidRPr="00E0393A">
        <w:t>A cada iteração, todos os indivíduos passam pela função de aptidão. Caso esta função seja lenta toda a execução do programa será afetada.</w:t>
      </w:r>
    </w:p>
    <w:p w:rsidR="0016180D"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B5783D" w:rsidRPr="00E0393A" w:rsidRDefault="00B5783D" w:rsidP="00293FFA">
      <w:pPr>
        <w:pStyle w:val="tex"/>
        <w:ind w:firstLine="708"/>
        <w:jc w:val="both"/>
      </w:pPr>
      <w:r>
        <w:t>1 - Fração dos sensores cobertos pela maior componente conexa (</w:t>
      </w:r>
      <m:oMath>
        <m:r>
          <w:rPr>
            <w:rFonts w:ascii="Cambria Math" w:hAnsi="Cambria Math"/>
          </w:rPr>
          <m:t>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m:t>
        </m:r>
      </m:oMath>
    </w:p>
    <w:p w:rsidR="00CC5D0C" w:rsidRPr="00E0393A" w:rsidRDefault="00B5783D" w:rsidP="00CC5D0C">
      <w:pPr>
        <w:pStyle w:val="tex"/>
        <w:ind w:firstLine="708"/>
        <w:jc w:val="both"/>
      </w:pPr>
      <w:r>
        <w:t>2</w:t>
      </w:r>
      <w:r w:rsidR="00CC5D0C" w:rsidRPr="00E0393A">
        <w:t xml:space="preserve">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B5783D" w:rsidP="00293FFA">
      <w:pPr>
        <w:pStyle w:val="tex"/>
        <w:ind w:firstLine="708"/>
        <w:jc w:val="both"/>
      </w:pPr>
      <w:r>
        <w:t>3</w:t>
      </w:r>
      <w:r w:rsidR="00CC5D0C" w:rsidRPr="00E0393A">
        <w:t xml:space="preserve">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B5783D" w:rsidP="00CC5D0C">
      <w:pPr>
        <w:pStyle w:val="tex"/>
        <w:ind w:firstLine="708"/>
        <w:jc w:val="both"/>
      </w:pPr>
      <w:r>
        <w:t>4</w:t>
      </w:r>
      <w:r w:rsidR="00CC5D0C" w:rsidRPr="00E0393A">
        <w:t xml:space="preserve">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Default="005767FA" w:rsidP="00293FFA">
      <w:pPr>
        <w:pStyle w:val="tex"/>
        <w:ind w:firstLine="708"/>
        <w:jc w:val="both"/>
      </w:pPr>
      <w:r w:rsidRPr="00E0393A">
        <w:t>Sejam:</w:t>
      </w:r>
    </w:p>
    <w:p w:rsidR="00E6658D" w:rsidRDefault="00E6658D" w:rsidP="00293FFA">
      <w:pPr>
        <w:pStyle w:val="tex"/>
        <w:ind w:firstLine="708"/>
        <w:jc w:val="both"/>
        <w:rPr>
          <w:rFonts w:eastAsiaTheme="minorEastAsia"/>
        </w:rPr>
      </w:pPr>
      <m:oMath>
        <m:r>
          <w:rPr>
            <w:rFonts w:ascii="Cambria Math" w:hAnsi="Cambria Math"/>
          </w:rPr>
          <m:t>G</m:t>
        </m:r>
      </m:oMath>
      <w:r w:rsidR="00FF63F4">
        <w:rPr>
          <w:rFonts w:eastAsiaTheme="minorEastAsia"/>
        </w:rPr>
        <w:t xml:space="preserve"> </w:t>
      </w:r>
      <w:proofErr w:type="gramStart"/>
      <w:r w:rsidR="00FF63F4">
        <w:rPr>
          <w:rFonts w:eastAsiaTheme="minorEastAsia"/>
        </w:rPr>
        <w:t>o</w:t>
      </w:r>
      <w:proofErr w:type="gramEnd"/>
      <w:r w:rsidR="00FF63F4">
        <w:rPr>
          <w:rFonts w:eastAsiaTheme="minorEastAsia"/>
        </w:rPr>
        <w:t xml:space="preserve"> grafo de conectividade entre os roteadores</w:t>
      </w:r>
      <w:r>
        <w:rPr>
          <w:rFonts w:eastAsiaTheme="minorEastAsia"/>
        </w:rPr>
        <w:t>;</w:t>
      </w:r>
    </w:p>
    <w:p w:rsidR="00E6658D" w:rsidRPr="00E0393A" w:rsidRDefault="00D3795F" w:rsidP="00293FFA">
      <w:pPr>
        <w:pStyle w:val="tex"/>
        <w:ind w:firstLine="708"/>
        <w:jc w:val="both"/>
      </w:pPr>
      <m:oMath>
        <m:sSub>
          <m:sSubPr>
            <m:ctrlPr>
              <w:rPr>
                <w:rFonts w:ascii="Cambria Math" w:hAnsi="Cambria Math"/>
                <w:i/>
              </w:rPr>
            </m:ctrlPr>
          </m:sSubPr>
          <m:e>
            <m:r>
              <w:rPr>
                <w:rFonts w:ascii="Cambria Math" w:hAnsi="Cambria Math"/>
              </w:rPr>
              <m:t>G</m:t>
            </m:r>
          </m:e>
          <m:sub>
            <m:r>
              <w:rPr>
                <w:rFonts w:ascii="Cambria Math" w:hAnsi="Cambria Math"/>
              </w:rPr>
              <m:t>cc</m:t>
            </m:r>
          </m:sub>
        </m:sSub>
      </m:oMath>
      <w:r w:rsidR="00E6658D">
        <w:rPr>
          <w:rFonts w:eastAsiaTheme="minorEastAsia"/>
        </w:rPr>
        <w:t xml:space="preserve"> </w:t>
      </w:r>
      <w:proofErr w:type="gramStart"/>
      <w:r w:rsidR="00E6658D">
        <w:rPr>
          <w:rFonts w:eastAsiaTheme="minorEastAsia"/>
        </w:rPr>
        <w:t>o</w:t>
      </w:r>
      <w:proofErr w:type="gramEnd"/>
      <w:r w:rsidR="00E6658D">
        <w:rPr>
          <w:rFonts w:eastAsiaTheme="minorEastAsia"/>
        </w:rPr>
        <w:t xml:space="preserve"> subgrafo de </w:t>
      </w:r>
      <m:oMath>
        <m:r>
          <w:rPr>
            <w:rFonts w:ascii="Cambria Math" w:eastAsiaTheme="minorEastAsia" w:hAnsi="Cambria Math"/>
          </w:rPr>
          <m:t>G</m:t>
        </m:r>
      </m:oMath>
      <w:r w:rsidR="00E6658D">
        <w:rPr>
          <w:rFonts w:eastAsiaTheme="minorEastAsia"/>
        </w:rPr>
        <w:t xml:space="preserve"> que representa a maior componente conexa.</w:t>
      </w:r>
    </w:p>
    <w:p w:rsidR="005767FA" w:rsidRPr="00E0393A" w:rsidRDefault="00D3795F"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D3795F"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 xml:space="preserve">coluna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D3795F"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D3795F"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Default="00D3795F"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E6658D" w:rsidRPr="00E0393A" w:rsidRDefault="00D3795F"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oMath>
      <w:r w:rsidR="00716ACA">
        <w:rPr>
          <w:rFonts w:eastAsiaTheme="minorEastAsia"/>
        </w:rPr>
        <w:t xml:space="preserve"> </w:t>
      </w:r>
      <w:proofErr w:type="gramStart"/>
      <w:r w:rsidR="00716ACA">
        <w:rPr>
          <w:rFonts w:eastAsiaTheme="minorEastAsia"/>
        </w:rPr>
        <w:t>o</w:t>
      </w:r>
      <w:proofErr w:type="gramEnd"/>
      <w:r w:rsidR="00716ACA">
        <w:rPr>
          <w:rFonts w:eastAsiaTheme="minorEastAsia"/>
        </w:rPr>
        <w:t xml:space="preserve"> </w:t>
      </w:r>
      <w:r w:rsidR="00B5783D">
        <w:rPr>
          <w:rFonts w:eastAsiaTheme="minorEastAsia"/>
        </w:rPr>
        <w:t>número</w:t>
      </w:r>
      <w:r w:rsidR="00716ACA">
        <w:rPr>
          <w:rFonts w:eastAsiaTheme="minorEastAsia"/>
        </w:rPr>
        <w:t xml:space="preserve"> de sensores cobertos pelos roteadores da maior componente conexa.</w:t>
      </w:r>
    </w:p>
    <w:p w:rsidR="001E1907"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B5783D" w:rsidRPr="00E0393A" w:rsidRDefault="00B5783D" w:rsidP="00293FFA">
      <w:pPr>
        <w:pStyle w:val="tex"/>
        <w:ind w:firstLine="708"/>
        <w:jc w:val="both"/>
        <w:rPr>
          <w:rFonts w:eastAsiaTheme="minorEastAsia"/>
        </w:rPr>
      </w:pPr>
      <m:oMathPara>
        <m:oMath>
          <m:r>
            <w:rPr>
              <w:rFonts w:ascii="Cambria Math" w:eastAsiaTheme="minorEastAsia" w:hAnsi="Cambria Math"/>
            </w:rPr>
            <m:t>cobertur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 xml:space="preserve">Cada uma das componentes criadas é normalizada. Foram atribuídos pesos </w:t>
      </w:r>
      <w:proofErr w:type="gramStart"/>
      <w:r w:rsidR="00B5783D">
        <w:t>5:2,5:1</w:t>
      </w:r>
      <w:proofErr w:type="gramEnd"/>
      <w:r w:rsidR="00B5783D">
        <w:t>,5:1</w:t>
      </w:r>
      <w:r w:rsidRPr="00E0393A">
        <w:t>,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w:t>
      </w:r>
      <w:r w:rsidR="00B5783D">
        <w:rPr>
          <w:rFonts w:eastAsiaTheme="minorEastAsia"/>
        </w:rPr>
        <w:t xml:space="preserve"> com uma configuração conectada de roteadores</w:t>
      </w:r>
      <w:r w:rsidR="00380D7B">
        <w:rPr>
          <w:rFonts w:eastAsiaTheme="minorEastAsia"/>
        </w:rPr>
        <w:t>,</w:t>
      </w:r>
      <w:r w:rsidR="00573A83">
        <w:rPr>
          <w:rFonts w:eastAsiaTheme="minorEastAsia"/>
        </w:rPr>
        <w:t xml:space="preserve"> depois cobrir os sensores, a</w:t>
      </w:r>
      <w:r w:rsidR="00380D7B">
        <w:rPr>
          <w:rFonts w:eastAsiaTheme="minorEastAsia"/>
        </w:rPr>
        <w:t xml:space="preserve"> seguir manter os roteadores conectados, e por fim, propiciar a divisão de carga entre roteadores</w:t>
      </w:r>
      <w:r w:rsidR="00573A83">
        <w:rPr>
          <w:rFonts w:eastAsiaTheme="minorEastAsia"/>
        </w:rPr>
        <w:t xml:space="preserve"> por meio da criação de novas arestas </w:t>
      </w:r>
      <w:proofErr w:type="gramStart"/>
      <w:r w:rsidR="00573A83">
        <w:rPr>
          <w:rFonts w:eastAsiaTheme="minorEastAsia"/>
        </w:rPr>
        <w:t xml:space="preserve">em </w:t>
      </w:r>
      <m:oMath>
        <m:r>
          <w:rPr>
            <w:rFonts w:ascii="Cambria Math" w:eastAsiaTheme="minorEastAsia" w:hAnsi="Cambria Math"/>
          </w:rPr>
          <m:t>G</m:t>
        </m:r>
      </m:oMath>
      <w:r w:rsidR="00380D7B">
        <w:rPr>
          <w:rFonts w:eastAsiaTheme="minorEastAsia"/>
        </w:rPr>
        <w:t>.</w:t>
      </w:r>
      <w:proofErr w:type="gramEnd"/>
    </w:p>
    <w:p w:rsidR="0024410C" w:rsidRPr="00E0393A" w:rsidRDefault="00D06F24" w:rsidP="00293FFA">
      <w:pPr>
        <w:pStyle w:val="tex"/>
        <w:ind w:firstLine="708"/>
        <w:jc w:val="both"/>
        <w:rPr>
          <w:rFonts w:eastAsiaTheme="minorEastAsia"/>
        </w:rPr>
      </w:pPr>
      <m:oMathPara>
        <m:oMath>
          <m:r>
            <w:rPr>
              <w:rFonts w:ascii="Cambria Math" w:hAnsi="Cambria Math"/>
            </w:rPr>
            <m:t>fit=5⋅cobertur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+2,5⋅cobertura</m:t>
          </m:r>
          <m:r>
            <w:rPr>
              <w:rFonts w:ascii="Cambria Math" w:eastAsiaTheme="minorEastAsia" w:hAnsi="Cambria Math"/>
            </w:rPr>
            <m:t>+1,5⋅compConexa+indiceConectividade</m:t>
          </m:r>
        </m:oMath>
      </m:oMathPara>
    </w:p>
    <w:p w:rsidR="00C5314E" w:rsidRPr="00E0393A" w:rsidRDefault="00C5314E" w:rsidP="00293FFA">
      <w:pPr>
        <w:pStyle w:val="tex"/>
        <w:ind w:firstLine="708"/>
        <w:jc w:val="both"/>
        <w:rPr>
          <w:rFonts w:eastAsiaTheme="minorEastAsia"/>
        </w:rPr>
      </w:pPr>
    </w:p>
    <w:p w:rsidR="000A4B5A" w:rsidRPr="00CF007C" w:rsidRDefault="000A4B5A" w:rsidP="00293FFA">
      <w:pPr>
        <w:pStyle w:val="ListParagraph"/>
        <w:numPr>
          <w:ilvl w:val="2"/>
          <w:numId w:val="6"/>
        </w:numPr>
        <w:spacing w:after="0" w:line="360" w:lineRule="auto"/>
        <w:mirrorIndents/>
        <w:jc w:val="both"/>
        <w:outlineLvl w:val="1"/>
        <w:rPr>
          <w:rFonts w:ascii="Times New Roman" w:hAnsi="Times New Roman" w:cs="Times New Roman"/>
          <w:b/>
          <w:sz w:val="24"/>
          <w:szCs w:val="24"/>
        </w:rPr>
      </w:pPr>
      <w:bookmarkStart w:id="43" w:name="_Toc373375534"/>
      <w:r w:rsidRPr="00CF007C">
        <w:rPr>
          <w:rFonts w:ascii="Times New Roman" w:hAnsi="Times New Roman" w:cs="Times New Roman"/>
          <w:b/>
          <w:sz w:val="24"/>
          <w:szCs w:val="24"/>
        </w:rPr>
        <w:t>Desempenho</w:t>
      </w:r>
      <w:bookmarkEnd w:id="4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 xml:space="preserve">minCoverage =0,9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3024DD" w:rsidRPr="00E0393A">
        <w:rPr>
          <w:rFonts w:eastAsiaTheme="minorEastAsia"/>
        </w:rPr>
        <w:fldChar w:fldCharType="begin"/>
      </w:r>
      <w:r w:rsidR="00D44736" w:rsidRPr="00E0393A">
        <w:rPr>
          <w:rFonts w:eastAsiaTheme="minorEastAsia"/>
        </w:rPr>
        <w:instrText xml:space="preserve"> REF _Ref372878343 </w:instrText>
      </w:r>
      <w:r w:rsidR="003024DD" w:rsidRPr="00E0393A">
        <w:rPr>
          <w:rFonts w:eastAsiaTheme="minorEastAsia"/>
        </w:rPr>
        <w:fldChar w:fldCharType="separate"/>
      </w:r>
      <w:r w:rsidR="0094392F" w:rsidRPr="00E0393A">
        <w:t xml:space="preserve">Figura </w:t>
      </w:r>
      <w:r w:rsidR="0094392F">
        <w:rPr>
          <w:noProof/>
        </w:rPr>
        <w:t>8</w:t>
      </w:r>
      <w:r w:rsidR="003024D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drawing>
          <wp:inline distT="0" distB="0" distL="0" distR="0" wp14:anchorId="3B8687F1" wp14:editId="3319E95D">
            <wp:extent cx="3561080" cy="2671022"/>
            <wp:effectExtent l="0" t="0" r="1270" b="0"/>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4289" cy="2673429"/>
                    </a:xfrm>
                    <a:prstGeom prst="rect">
                      <a:avLst/>
                    </a:prstGeom>
                    <a:noFill/>
                    <a:ln>
                      <a:noFill/>
                    </a:ln>
                  </pic:spPr>
                </pic:pic>
              </a:graphicData>
            </a:graphic>
          </wp:inline>
        </w:drawing>
      </w:r>
    </w:p>
    <w:p w:rsidR="004273B9" w:rsidRPr="00E0393A" w:rsidRDefault="00D44736" w:rsidP="00D44736">
      <w:pPr>
        <w:pStyle w:val="tex"/>
        <w:jc w:val="center"/>
      </w:pPr>
      <w:bookmarkStart w:id="44" w:name="_Ref372878343"/>
      <w:bookmarkStart w:id="45" w:name="_Toc373375425"/>
      <w:r w:rsidRPr="00E0393A">
        <w:t xml:space="preserve">Figura </w:t>
      </w:r>
      <w:r w:rsidR="003024DD" w:rsidRPr="00E0393A">
        <w:fldChar w:fldCharType="begin"/>
      </w:r>
      <w:r w:rsidRPr="00E0393A">
        <w:instrText xml:space="preserve"> SEQ Figura \* ARABIC </w:instrText>
      </w:r>
      <w:r w:rsidR="003024DD" w:rsidRPr="00E0393A">
        <w:fldChar w:fldCharType="separate"/>
      </w:r>
      <w:r w:rsidR="0094392F">
        <w:rPr>
          <w:noProof/>
        </w:rPr>
        <w:t>8</w:t>
      </w:r>
      <w:r w:rsidR="003024DD" w:rsidRPr="00E0393A">
        <w:fldChar w:fldCharType="end"/>
      </w:r>
      <w:bookmarkEnd w:id="44"/>
      <w:r w:rsidRPr="00E0393A">
        <w:t xml:space="preserve"> – Exemplo com 8 sensores para teste de velocidade.</w:t>
      </w:r>
      <w:bookmarkEnd w:id="45"/>
    </w:p>
    <w:p w:rsidR="004273B9" w:rsidRDefault="004273B9" w:rsidP="00293FFA">
      <w:pPr>
        <w:pStyle w:val="tex"/>
        <w:ind w:firstLine="708"/>
        <w:jc w:val="center"/>
        <w:rPr>
          <w:rFonts w:eastAsiaTheme="minorEastAsia"/>
        </w:rPr>
      </w:pPr>
    </w:p>
    <w:p w:rsidR="00AC0B39" w:rsidRPr="00E0393A" w:rsidRDefault="00AC0B39" w:rsidP="000444DF">
      <w:pPr>
        <w:pStyle w:val="tex"/>
        <w:ind w:firstLine="708"/>
        <w:rPr>
          <w:rFonts w:eastAsiaTheme="minorEastAsia"/>
        </w:rPr>
      </w:pPr>
      <w:r>
        <w:rPr>
          <w:rFonts w:eastAsiaTheme="minorEastAsia"/>
        </w:rPr>
        <w:lastRenderedPageBreak/>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Default="003024DD" w:rsidP="0021346A">
      <w:pPr>
        <w:pStyle w:val="tex"/>
        <w:jc w:val="center"/>
        <w:rPr>
          <w:rFonts w:eastAsiaTheme="minorEastAsia"/>
        </w:rPr>
      </w:pPr>
      <w:r>
        <w:rPr>
          <w:rFonts w:eastAsiaTheme="minorEastAsia"/>
        </w:rPr>
        <w:fldChar w:fldCharType="begin"/>
      </w:r>
      <w:r w:rsidR="0021346A">
        <w:rPr>
          <w:rFonts w:eastAsiaTheme="minorEastAsia"/>
        </w:rPr>
        <w:instrText xml:space="preserve"> REF _Ref372871029 \h </w:instrText>
      </w:r>
      <w:r>
        <w:rPr>
          <w:rFonts w:eastAsiaTheme="minorEastAsia"/>
        </w:rPr>
        <w:fldChar w:fldCharType="separate"/>
      </w:r>
      <w:r w:rsidR="0094392F">
        <w:rPr>
          <w:rFonts w:eastAsiaTheme="minorEastAsia"/>
          <w:b/>
          <w:bCs/>
          <w:lang w:val="en-US"/>
        </w:rPr>
        <w:t>Error! Reference source not found.</w:t>
      </w:r>
      <w:r>
        <w:rPr>
          <w:rFonts w:eastAsiaTheme="minorEastAsia"/>
        </w:rPr>
        <w:fldChar w:fldCharType="end"/>
      </w:r>
      <w:r w:rsidR="0021346A">
        <w:rPr>
          <w:rFonts w:eastAsiaTheme="minorEastAsia"/>
        </w:rPr>
        <w:t xml:space="preserve"> –</w:t>
      </w:r>
      <w:r w:rsidR="00745A46" w:rsidRPr="00E0393A">
        <w:rPr>
          <w:rFonts w:eastAsiaTheme="minorEastAsia"/>
        </w:rPr>
        <w:t xml:space="preserve"> </w:t>
      </w:r>
      <w:r w:rsidR="00AC0B39">
        <w:rPr>
          <w:rFonts w:eastAsiaTheme="minorEastAsia"/>
        </w:rPr>
        <w:t>Tabela de tempos de execução</w:t>
      </w:r>
      <w:r w:rsidR="000444DF">
        <w:rPr>
          <w:rFonts w:eastAsiaTheme="minorEastAsia"/>
        </w:rPr>
        <w:t>.</w:t>
      </w:r>
    </w:p>
    <w:p w:rsidR="000C7CA8" w:rsidRPr="00E0393A" w:rsidRDefault="000C7CA8" w:rsidP="0021346A">
      <w:pPr>
        <w:pStyle w:val="tex"/>
        <w:jc w:val="center"/>
        <w:rPr>
          <w:rFonts w:eastAsiaTheme="minorEastAsia"/>
        </w:rPr>
      </w:pPr>
    </w:p>
    <w:p w:rsidR="0069339C" w:rsidRPr="00E0393A" w:rsidRDefault="004273B9" w:rsidP="000C7CA8">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CF007C"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6" w:name="_Toc373375535"/>
      <w:r w:rsidRPr="00CF007C">
        <w:rPr>
          <w:rFonts w:ascii="Times New Roman" w:hAnsi="Times New Roman" w:cs="Times New Roman"/>
          <w:b/>
          <w:sz w:val="24"/>
          <w:szCs w:val="24"/>
        </w:rPr>
        <w:t>Escolha dos mais aptos</w:t>
      </w:r>
      <w:bookmarkEnd w:id="46"/>
    </w:p>
    <w:p w:rsidR="00F66B06" w:rsidRPr="00E0393A" w:rsidRDefault="00F66B06" w:rsidP="00293FFA">
      <w:pPr>
        <w:spacing w:line="360" w:lineRule="auto"/>
        <w:rPr>
          <w:rFonts w:ascii="Times New Roman" w:hAnsi="Times New Roman" w:cs="Times New Roman"/>
          <w:sz w:val="24"/>
          <w:szCs w:val="24"/>
        </w:rPr>
      </w:pPr>
    </w:p>
    <w:p w:rsidR="00ED67A9" w:rsidRDefault="00ED67A9" w:rsidP="009D381E">
      <w:pPr>
        <w:pStyle w:val="tex"/>
        <w:ind w:firstLine="708"/>
        <w:jc w:val="both"/>
      </w:pPr>
      <w:r w:rsidRPr="00E0393A">
        <w:t>Uma “alta aptidão” define</w:t>
      </w:r>
      <w:r w:rsidR="000444DF">
        <w:t>, tão somente,</w:t>
      </w:r>
      <w:r w:rsidRPr="00E0393A">
        <w:t xml:space="preserve"> a probabilidade de</w:t>
      </w:r>
      <w:r w:rsidR="00FC51D6">
        <w:t xml:space="preserve"> </w:t>
      </w:r>
      <w:proofErr w:type="gramStart"/>
      <w:r w:rsidR="00FC51D6">
        <w:t xml:space="preserve">um </w:t>
      </w:r>
      <w:r w:rsidRPr="00E0393A">
        <w:t xml:space="preserve"> indivíduo</w:t>
      </w:r>
      <w:proofErr w:type="gramEnd"/>
      <w:r w:rsidRPr="00E0393A">
        <w:t xml:space="preserve"> participar da reprodução e propagar suas características.</w:t>
      </w:r>
      <w:r w:rsidR="00192676" w:rsidRPr="00E0393A">
        <w:t xml:space="preserve"> Este ambiente que propicia maior probabilidade aos mais aptos é chamado de elitista. Algoritmos genéticos podem ser de zero a 100% </w:t>
      </w:r>
      <w:r w:rsidR="00E3494F" w:rsidRPr="00E0393A">
        <w:t>elitistas</w:t>
      </w:r>
      <w:r w:rsidR="00E3494F">
        <w:t xml:space="preserve">. Diz-se que um Algoritmo Genético </w:t>
      </w:r>
      <w:proofErr w:type="gramStart"/>
      <w:r w:rsidR="00E3494F">
        <w:t xml:space="preserve">é </w:t>
      </w:r>
      <m:oMath>
        <m:r>
          <w:rPr>
            <w:rFonts w:ascii="Cambria Math" w:hAnsi="Cambria Math"/>
          </w:rPr>
          <m:t>x</m:t>
        </m:r>
      </m:oMath>
      <w:r w:rsidR="00E3494F">
        <w:t xml:space="preserve"> %</w:t>
      </w:r>
      <w:proofErr w:type="gramEnd"/>
      <w:r w:rsidR="00E3494F">
        <w:t xml:space="preserve"> elitista quando uma parcela </w:t>
      </w:r>
      <m:oMath>
        <m:f>
          <m:fPr>
            <m:ctrlPr>
              <w:rPr>
                <w:rFonts w:ascii="Cambria Math" w:hAnsi="Cambria Math"/>
                <w:i/>
              </w:rPr>
            </m:ctrlPr>
          </m:fPr>
          <m:num>
            <m:r>
              <w:rPr>
                <w:rFonts w:ascii="Cambria Math" w:hAnsi="Cambria Math"/>
              </w:rPr>
              <m:t>x</m:t>
            </m:r>
          </m:num>
          <m:den>
            <m:r>
              <w:rPr>
                <w:rFonts w:ascii="Cambria Math" w:hAnsi="Cambria Math"/>
              </w:rPr>
              <m:t>100</m:t>
            </m:r>
          </m:den>
        </m:f>
      </m:oMath>
      <w:r w:rsidR="00E3494F">
        <w:t xml:space="preserve"> de seus indivíduos são expostos a este mecanismo de escolha e os restantes escolhidos aleatoriamente.</w:t>
      </w:r>
    </w:p>
    <w:p w:rsidR="00E3494F" w:rsidRPr="00E0393A" w:rsidRDefault="00E3494F" w:rsidP="009D381E">
      <w:pPr>
        <w:pStyle w:val="tex"/>
        <w:ind w:firstLine="708"/>
        <w:jc w:val="both"/>
      </w:pPr>
      <w:r>
        <w:t>A tabela abaixo apresenta valores fictícios para uma população de 5 indivíduos</w:t>
      </w:r>
      <w:r w:rsidR="00FC51D6">
        <w:t xml:space="preserve"> apenas para explicar o mecanismo de escolha dos mais aptos</w:t>
      </w:r>
      <w:r>
        <w:t xml:space="preserve">. A aptidão relativa de um indivíduo é dada pela razão entre a sua aptidão e a soma total das aptidões de toda a população e está diretamente ligada a probabilidade de um indivíduo ser escolhido, conforme mostrado na </w:t>
      </w:r>
      <w:r w:rsidR="001566D2">
        <w:fldChar w:fldCharType="begin"/>
      </w:r>
      <w:r w:rsidR="001566D2">
        <w:instrText xml:space="preserve"> REF _Ref373190528 \h  \* MERGEFORMAT </w:instrText>
      </w:r>
      <w:r w:rsidR="001566D2">
        <w:fldChar w:fldCharType="separate"/>
      </w:r>
      <w:r w:rsidR="0094392F" w:rsidRPr="0094392F">
        <w:t>Figura 9</w:t>
      </w:r>
      <w:r w:rsidR="001566D2">
        <w:fldChar w:fldCharType="end"/>
      </w:r>
      <w:r>
        <w:t>.</w:t>
      </w:r>
    </w:p>
    <w:p w:rsidR="00C5314E" w:rsidRDefault="00C5314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D67A9" w:rsidRPr="00E0393A" w:rsidRDefault="00CF007C" w:rsidP="00210799">
      <w:pPr>
        <w:pStyle w:val="tex"/>
      </w:pPr>
      <w:r w:rsidRPr="00210799">
        <w:rPr>
          <w:sz w:val="20"/>
        </w:rPr>
        <w:lastRenderedPageBreak/>
        <w:t xml:space="preserve">Tabela </w:t>
      </w:r>
      <w:r w:rsidRPr="00210799">
        <w:rPr>
          <w:sz w:val="20"/>
        </w:rPr>
        <w:fldChar w:fldCharType="begin"/>
      </w:r>
      <w:r w:rsidRPr="00210799">
        <w:rPr>
          <w:sz w:val="20"/>
        </w:rPr>
        <w:instrText xml:space="preserve"> SEQ Tabela \* ARABIC </w:instrText>
      </w:r>
      <w:r w:rsidRPr="00210799">
        <w:rPr>
          <w:sz w:val="20"/>
        </w:rPr>
        <w:fldChar w:fldCharType="separate"/>
      </w:r>
      <w:r w:rsidR="0094392F">
        <w:rPr>
          <w:noProof/>
          <w:sz w:val="20"/>
        </w:rPr>
        <w:t>2</w:t>
      </w:r>
      <w:r w:rsidRPr="00210799">
        <w:rPr>
          <w:sz w:val="20"/>
        </w:rPr>
        <w:fldChar w:fldCharType="end"/>
      </w:r>
      <w:r w:rsidRPr="00210799">
        <w:rPr>
          <w:sz w:val="20"/>
        </w:rPr>
        <w:t>– Valores fictícios de aptidão para o cálculo da probabilidade de ser escolhido para reproduzir.</w:t>
      </w: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C0060E"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041A7333" wp14:editId="05C219E9">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0060E" w:rsidRPr="00210799" w:rsidRDefault="00C453E3" w:rsidP="00C453E3">
      <w:pPr>
        <w:pStyle w:val="tex"/>
        <w:jc w:val="center"/>
        <w:rPr>
          <w:sz w:val="20"/>
        </w:rPr>
      </w:pPr>
      <w:bookmarkStart w:id="47" w:name="_Ref373190528"/>
      <w:bookmarkStart w:id="48" w:name="_Toc373375426"/>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94392F">
        <w:rPr>
          <w:noProof/>
          <w:sz w:val="20"/>
        </w:rPr>
        <w:t>9</w:t>
      </w:r>
      <w:r w:rsidR="003024DD" w:rsidRPr="00210799">
        <w:rPr>
          <w:sz w:val="20"/>
        </w:rPr>
        <w:fldChar w:fldCharType="end"/>
      </w:r>
      <w:bookmarkEnd w:id="47"/>
      <w:r w:rsidRPr="00210799">
        <w:rPr>
          <w:sz w:val="20"/>
        </w:rPr>
        <w:t xml:space="preserve"> – Representação das probabilidades </w:t>
      </w:r>
      <w:r w:rsidR="00C0060E" w:rsidRPr="00210799">
        <w:rPr>
          <w:sz w:val="20"/>
        </w:rPr>
        <w:t>provenientes da aptidão relativa</w:t>
      </w:r>
      <w:r w:rsidR="00F771D7" w:rsidRPr="00210799">
        <w:rPr>
          <w:sz w:val="20"/>
        </w:rPr>
        <w:t>.</w:t>
      </w:r>
      <w:bookmarkEnd w:id="48"/>
    </w:p>
    <w:p w:rsidR="00C0060E" w:rsidRDefault="009365BF" w:rsidP="002C4BCB">
      <w:pPr>
        <w:pStyle w:val="tex"/>
        <w:ind w:firstLine="708"/>
        <w:jc w:val="both"/>
      </w:pPr>
      <w:r>
        <w:t xml:space="preserve">A </w:t>
      </w:r>
      <w:r w:rsidR="001566D2">
        <w:fldChar w:fldCharType="begin"/>
      </w:r>
      <w:r w:rsidR="001566D2">
        <w:instrText xml:space="preserve"> REF _Ref373190528 \h  \* MERGEFORMAT </w:instrText>
      </w:r>
      <w:r w:rsidR="001566D2">
        <w:fldChar w:fldCharType="separate"/>
      </w:r>
      <w:r w:rsidR="0094392F" w:rsidRPr="0094392F">
        <w:t>Figura 9</w:t>
      </w:r>
      <w:r w:rsidR="001566D2">
        <w:fldChar w:fldCharType="end"/>
      </w:r>
      <w:r>
        <w:t xml:space="preserve"> possui os valores gerados pela </w:t>
      </w:r>
      <w:r w:rsidR="001566D2">
        <w:fldChar w:fldCharType="begin"/>
      </w:r>
      <w:r w:rsidR="001566D2">
        <w:instrText xml:space="preserve"> REF _Ref373230370 \h  \* MERGEFORMAT </w:instrText>
      </w:r>
      <w:r w:rsidR="001566D2">
        <w:fldChar w:fldCharType="separate"/>
      </w:r>
      <w:r w:rsidR="0094392F">
        <w:rPr>
          <w:b/>
          <w:bCs/>
          <w:lang w:val="en-US"/>
        </w:rPr>
        <w:t>Error! Reference source not found.</w:t>
      </w:r>
      <w:r w:rsidR="001566D2">
        <w:fldChar w:fldCharType="end"/>
      </w:r>
      <w:r>
        <w:t xml:space="preserve">. </w:t>
      </w:r>
      <w:r w:rsidR="00C0060E">
        <w:t>É possível ver que o indivíduo 5 tem grande probabilidade de ser escolhido para reprodução comparativamente aos seus pares.</w:t>
      </w:r>
      <w:r w:rsidR="002C4BCB">
        <w:t xml:space="preserve"> </w:t>
      </w:r>
    </w:p>
    <w:p w:rsidR="00F771D7" w:rsidRPr="00E0393A" w:rsidRDefault="00F771D7" w:rsidP="002C4BCB">
      <w:pPr>
        <w:pStyle w:val="tex"/>
        <w:ind w:firstLine="708"/>
        <w:jc w:val="both"/>
        <w:rPr>
          <w:rFonts w:eastAsia="Times New Roman"/>
        </w:rPr>
      </w:pPr>
    </w:p>
    <w:p w:rsidR="00F66B06" w:rsidRPr="00210799"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9" w:name="_Toc373375536"/>
      <w:r w:rsidRPr="00210799">
        <w:rPr>
          <w:rFonts w:ascii="Times New Roman" w:hAnsi="Times New Roman" w:cs="Times New Roman"/>
          <w:b/>
          <w:sz w:val="24"/>
          <w:szCs w:val="24"/>
        </w:rPr>
        <w:t xml:space="preserve">Função de </w:t>
      </w:r>
      <w:r w:rsidR="00ED67A9" w:rsidRPr="00210799">
        <w:rPr>
          <w:rFonts w:ascii="Times New Roman" w:hAnsi="Times New Roman" w:cs="Times New Roman"/>
          <w:b/>
          <w:sz w:val="24"/>
          <w:szCs w:val="24"/>
        </w:rPr>
        <w:t>Cruzamento</w:t>
      </w:r>
      <w:bookmarkEnd w:id="49"/>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1566D2">
        <w:fldChar w:fldCharType="begin"/>
      </w:r>
      <w:r w:rsidR="001566D2">
        <w:instrText xml:space="preserve"> REF _Ref372876958 \h  \* MERGEFORMAT </w:instrText>
      </w:r>
      <w:r w:rsidR="001566D2">
        <w:fldChar w:fldCharType="separate"/>
      </w:r>
      <w:r w:rsidR="0094392F" w:rsidRPr="0094392F">
        <w:rPr>
          <w:rFonts w:ascii="Times New Roman" w:hAnsi="Times New Roman" w:cs="Times New Roman"/>
          <w:sz w:val="24"/>
          <w:szCs w:val="24"/>
        </w:rPr>
        <w:t xml:space="preserve">Figura </w:t>
      </w:r>
      <w:r w:rsidR="0094392F" w:rsidRPr="0094392F">
        <w:rPr>
          <w:rFonts w:ascii="Times New Roman" w:hAnsi="Times New Roman" w:cs="Times New Roman"/>
          <w:noProof/>
          <w:sz w:val="24"/>
          <w:szCs w:val="24"/>
        </w:rPr>
        <w:t>10</w:t>
      </w:r>
      <w:r w:rsidR="001566D2">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lastRenderedPageBreak/>
        <w:drawing>
          <wp:inline distT="0" distB="0" distL="0" distR="0" wp14:anchorId="0268C3D5" wp14:editId="082D8119">
            <wp:extent cx="4389120" cy="1935238"/>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415389" cy="194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Default="00777AA0" w:rsidP="00777AA0">
      <w:pPr>
        <w:pStyle w:val="tex"/>
        <w:jc w:val="center"/>
      </w:pPr>
      <w:bookmarkStart w:id="50" w:name="_Ref372876958"/>
      <w:bookmarkStart w:id="51" w:name="_Toc373375427"/>
      <w:r w:rsidRPr="00E0393A">
        <w:t xml:space="preserve">Figura </w:t>
      </w:r>
      <w:r w:rsidR="003024DD" w:rsidRPr="00E0393A">
        <w:fldChar w:fldCharType="begin"/>
      </w:r>
      <w:r w:rsidRPr="00E0393A">
        <w:instrText xml:space="preserve"> SEQ Figura \* ARABIC </w:instrText>
      </w:r>
      <w:r w:rsidR="003024DD" w:rsidRPr="00E0393A">
        <w:fldChar w:fldCharType="separate"/>
      </w:r>
      <w:r w:rsidR="0094392F">
        <w:rPr>
          <w:noProof/>
        </w:rPr>
        <w:t>10</w:t>
      </w:r>
      <w:r w:rsidR="003024DD" w:rsidRPr="00E0393A">
        <w:fldChar w:fldCharType="end"/>
      </w:r>
      <w:bookmarkEnd w:id="50"/>
      <w:r w:rsidRPr="00E0393A">
        <w:t xml:space="preserve"> – Cruzamento do tipo Corte Único.</w:t>
      </w:r>
      <w:bookmarkEnd w:id="51"/>
    </w:p>
    <w:p w:rsidR="00F771D7" w:rsidRPr="00E0393A" w:rsidRDefault="00F771D7" w:rsidP="00777AA0">
      <w:pPr>
        <w:pStyle w:val="tex"/>
        <w:jc w:val="center"/>
      </w:pPr>
    </w:p>
    <w:p w:rsidR="00480DC6" w:rsidRDefault="009964FC" w:rsidP="00480DC6">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1566D2">
        <w:fldChar w:fldCharType="begin"/>
      </w:r>
      <w:r w:rsidR="001566D2">
        <w:instrText xml:space="preserve"> REF _Ref373000062 \h  \* MERGEFORMAT </w:instrText>
      </w:r>
      <w:r w:rsidR="001566D2">
        <w:fldChar w:fldCharType="separate"/>
      </w:r>
      <w:r w:rsidR="0094392F" w:rsidRPr="00E0393A">
        <w:t xml:space="preserve">Figura </w:t>
      </w:r>
      <w:r w:rsidR="0094392F">
        <w:rPr>
          <w:noProof/>
        </w:rPr>
        <w:t>11</w:t>
      </w:r>
      <w:r w:rsidR="001566D2">
        <w:fldChar w:fldCharType="end"/>
      </w:r>
      <w:r w:rsidR="008727A0">
        <w:t>.</w:t>
      </w:r>
    </w:p>
    <w:p w:rsidR="00F833AA" w:rsidRPr="00E0393A" w:rsidRDefault="00584E1B" w:rsidP="00480DC6">
      <w:pPr>
        <w:pStyle w:val="tex"/>
        <w:jc w:val="center"/>
      </w:pPr>
      <w:r w:rsidRPr="00E0393A">
        <w:rPr>
          <w:noProof/>
          <w:lang w:val="en-US"/>
        </w:rPr>
        <w:drawing>
          <wp:inline distT="0" distB="0" distL="0" distR="0" wp14:anchorId="54BE50D5" wp14:editId="242FE76B">
            <wp:extent cx="4256613" cy="2012353"/>
            <wp:effectExtent l="76200" t="76200" r="125095"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273055" cy="202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52" w:name="_Ref373000062"/>
      <w:bookmarkStart w:id="53" w:name="_Toc373375428"/>
      <w:r w:rsidRPr="00E0393A">
        <w:t xml:space="preserve">Figura </w:t>
      </w:r>
      <w:r w:rsidR="003024DD" w:rsidRPr="00E0393A">
        <w:fldChar w:fldCharType="begin"/>
      </w:r>
      <w:r w:rsidRPr="00E0393A">
        <w:instrText xml:space="preserve"> SEQ Figura \* ARABIC </w:instrText>
      </w:r>
      <w:r w:rsidR="003024DD" w:rsidRPr="00E0393A">
        <w:fldChar w:fldCharType="separate"/>
      </w:r>
      <w:r w:rsidR="0094392F">
        <w:rPr>
          <w:noProof/>
        </w:rPr>
        <w:t>11</w:t>
      </w:r>
      <w:r w:rsidR="003024DD" w:rsidRPr="00E0393A">
        <w:fldChar w:fldCharType="end"/>
      </w:r>
      <w:bookmarkEnd w:id="52"/>
      <w:r w:rsidRPr="00E0393A">
        <w:t xml:space="preserve"> – Cruzamento do tipo </w:t>
      </w:r>
      <w:proofErr w:type="spellStart"/>
      <w:r w:rsidRPr="00E0393A">
        <w:t>Multi</w:t>
      </w:r>
      <w:proofErr w:type="spellEnd"/>
      <w:r w:rsidRPr="00E0393A">
        <w:t xml:space="preserve"> Corte.</w:t>
      </w:r>
      <w:bookmarkEnd w:id="53"/>
    </w:p>
    <w:p w:rsidR="00336BA9" w:rsidRPr="00210799"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4" w:name="_Toc373375537"/>
      <w:r w:rsidRPr="00210799">
        <w:rPr>
          <w:rFonts w:ascii="Times New Roman" w:hAnsi="Times New Roman" w:cs="Times New Roman"/>
          <w:b/>
          <w:sz w:val="24"/>
          <w:szCs w:val="24"/>
        </w:rPr>
        <w:t>Mutação</w:t>
      </w:r>
      <w:bookmarkEnd w:id="54"/>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F34592" w:rsidRPr="00E0393A" w:rsidRDefault="004C3A81" w:rsidP="00480DC6">
      <w:pPr>
        <w:pStyle w:val="tex"/>
        <w:ind w:firstLine="708"/>
        <w:jc w:val="both"/>
      </w:pPr>
      <w:r w:rsidRPr="00E0393A">
        <w:lastRenderedPageBreak/>
        <w:t xml:space="preserve">A mutação </w:t>
      </w:r>
      <w:r w:rsidR="00E57CDD" w:rsidRPr="00E0393A">
        <w:t xml:space="preserve">consiste de um evento puramente aleatório </w:t>
      </w:r>
      <w:r w:rsidR="000A2E12" w:rsidRPr="00E0393A">
        <w:t>que troca o valor de alguns bits dos filhos gerados do cruzamento.</w:t>
      </w:r>
    </w:p>
    <w:p w:rsidR="005B39F9" w:rsidRDefault="00CC5CDA" w:rsidP="005B39F9">
      <w:pPr>
        <w:pStyle w:val="tex"/>
        <w:keepNext/>
        <w:jc w:val="center"/>
      </w:pPr>
      <w:r w:rsidRPr="00E0393A">
        <w:rPr>
          <w:noProof/>
          <w:lang w:val="en-US"/>
        </w:rPr>
        <w:drawing>
          <wp:inline distT="0" distB="0" distL="0" distR="0" wp14:anchorId="5CCDBB93" wp14:editId="5BA1F016">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33950" cy="2047875"/>
                    </a:xfrm>
                    <a:prstGeom prst="rect">
                      <a:avLst/>
                    </a:prstGeom>
                  </pic:spPr>
                </pic:pic>
              </a:graphicData>
            </a:graphic>
          </wp:inline>
        </w:drawing>
      </w:r>
    </w:p>
    <w:p w:rsidR="00ED536E" w:rsidRDefault="005B39F9" w:rsidP="005B39F9">
      <w:pPr>
        <w:pStyle w:val="tex"/>
        <w:jc w:val="center"/>
      </w:pPr>
      <w:bookmarkStart w:id="55" w:name="_Toc373375429"/>
      <w:r>
        <w:t xml:space="preserve">Figura </w:t>
      </w:r>
      <w:r w:rsidR="003024DD">
        <w:fldChar w:fldCharType="begin"/>
      </w:r>
      <w:r>
        <w:instrText xml:space="preserve"> SEQ Figura \* ARABIC </w:instrText>
      </w:r>
      <w:r w:rsidR="003024DD">
        <w:fldChar w:fldCharType="separate"/>
      </w:r>
      <w:r w:rsidR="0094392F">
        <w:rPr>
          <w:noProof/>
        </w:rPr>
        <w:t>12</w:t>
      </w:r>
      <w:r w:rsidR="003024DD">
        <w:fldChar w:fldCharType="end"/>
      </w:r>
      <w:r>
        <w:t xml:space="preserve"> </w:t>
      </w:r>
      <w:r w:rsidRPr="00E0393A">
        <w:t>– Individuo sofrendo mutação de dois bits.</w:t>
      </w:r>
      <w:bookmarkEnd w:id="55"/>
    </w:p>
    <w:p w:rsidR="00F771D7" w:rsidRPr="00E0393A" w:rsidRDefault="00F771D7" w:rsidP="005B39F9">
      <w:pPr>
        <w:pStyle w:val="tex"/>
        <w:jc w:val="center"/>
      </w:pPr>
    </w:p>
    <w:p w:rsidR="006D4010" w:rsidRPr="00E0393A" w:rsidRDefault="00611901" w:rsidP="00F34592">
      <w:pPr>
        <w:pStyle w:val="tex"/>
        <w:ind w:firstLine="708"/>
        <w:jc w:val="both"/>
      </w:pPr>
      <w:r w:rsidRPr="00E0393A">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0C25B0" w:rsidDel="00210799" w:rsidRDefault="00611901" w:rsidP="000C25B0">
      <w:pPr>
        <w:pStyle w:val="tex"/>
        <w:ind w:firstLine="708"/>
        <w:jc w:val="both"/>
        <w:rPr>
          <w:del w:id="56" w:author="Gabriel Secco" w:date="2013-11-26T01:13:00Z"/>
        </w:rPr>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w:t>
      </w:r>
      <w:r w:rsidR="00B2245A">
        <w:t xml:space="preserve"> em um dos inúmeros cenários testados</w:t>
      </w:r>
      <w:r w:rsidR="001A5A89" w:rsidRPr="00E0393A">
        <w:t xml:space="preserve">.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w:t>
      </w:r>
      <w:r w:rsidR="00B2245A">
        <w:t xml:space="preserve"> </w:t>
      </w:r>
      <w:r w:rsidR="00F34592" w:rsidRPr="00E0393A">
        <w:t>(9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210799" w:rsidRDefault="00210799" w:rsidP="000C25B0">
      <w:pPr>
        <w:pStyle w:val="tex"/>
        <w:ind w:firstLine="708"/>
        <w:jc w:val="both"/>
        <w:rPr>
          <w:ins w:id="57" w:author="Gabriel Secco" w:date="2013-11-28T02:59:00Z"/>
        </w:rPr>
      </w:pPr>
    </w:p>
    <w:p w:rsidR="00210799" w:rsidRPr="00E0393A" w:rsidRDefault="00210799" w:rsidP="000C25B0">
      <w:pPr>
        <w:pStyle w:val="tex"/>
        <w:ind w:firstLine="708"/>
        <w:jc w:val="both"/>
        <w:rPr>
          <w:ins w:id="58" w:author="Gabriel Secco" w:date="2013-11-28T02:59:00Z"/>
        </w:rPr>
      </w:pPr>
    </w:p>
    <w:p w:rsidR="00384720" w:rsidRDefault="00F34592" w:rsidP="00384720">
      <w:pPr>
        <w:pStyle w:val="tex"/>
        <w:ind w:firstLine="708"/>
        <w:jc w:val="center"/>
      </w:pPr>
      <w:r w:rsidRPr="00E0393A">
        <w:rPr>
          <w:noProof/>
          <w:lang w:val="en-US"/>
        </w:rPr>
        <w:drawing>
          <wp:inline distT="0" distB="0" distL="0" distR="0" wp14:anchorId="6E84553B" wp14:editId="65C69F15">
            <wp:extent cx="2926080" cy="2194560"/>
            <wp:effectExtent l="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9368" cy="2197026"/>
                    </a:xfrm>
                    <a:prstGeom prst="rect">
                      <a:avLst/>
                    </a:prstGeom>
                    <a:noFill/>
                    <a:ln>
                      <a:noFill/>
                    </a:ln>
                  </pic:spPr>
                </pic:pic>
              </a:graphicData>
            </a:graphic>
          </wp:inline>
        </w:drawing>
      </w:r>
    </w:p>
    <w:p w:rsidR="00384720" w:rsidRPr="00210799" w:rsidRDefault="003259E6" w:rsidP="00384720">
      <w:pPr>
        <w:pStyle w:val="tex"/>
        <w:ind w:firstLine="708"/>
        <w:jc w:val="center"/>
        <w:rPr>
          <w:sz w:val="20"/>
        </w:rPr>
      </w:pPr>
      <w:bookmarkStart w:id="59" w:name="_Toc373375430"/>
      <w:r w:rsidRPr="00210799">
        <w:rPr>
          <w:sz w:val="20"/>
        </w:rPr>
        <w:lastRenderedPageBreak/>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94392F">
        <w:rPr>
          <w:noProof/>
          <w:sz w:val="20"/>
        </w:rPr>
        <w:t>13</w:t>
      </w:r>
      <w:r w:rsidR="003024DD" w:rsidRPr="00210799">
        <w:rPr>
          <w:sz w:val="20"/>
        </w:rPr>
        <w:fldChar w:fldCharType="end"/>
      </w:r>
      <w:r w:rsidRPr="00210799">
        <w:rPr>
          <w:sz w:val="20"/>
        </w:rPr>
        <w:t xml:space="preserve"> – Aptidão máxima e média para probabilidade de mutação igual a 50% por bit.</w:t>
      </w:r>
      <w:bookmarkEnd w:id="59"/>
    </w:p>
    <w:p w:rsidR="00F771D7" w:rsidRDefault="00F771D7" w:rsidP="00384720">
      <w:pPr>
        <w:pStyle w:val="tex"/>
        <w:ind w:firstLine="708"/>
        <w:jc w:val="center"/>
      </w:pPr>
    </w:p>
    <w:p w:rsidR="00771A70" w:rsidRDefault="001A5A89" w:rsidP="00384720">
      <w:pPr>
        <w:pStyle w:val="tex"/>
        <w:ind w:firstLine="708"/>
        <w:jc w:val="center"/>
      </w:pPr>
      <w:r w:rsidRPr="00E0393A">
        <w:rPr>
          <w:noProof/>
          <w:lang w:val="en-US"/>
        </w:rPr>
        <w:drawing>
          <wp:inline distT="0" distB="0" distL="0" distR="0" wp14:anchorId="0FD1E324" wp14:editId="02038EE2">
            <wp:extent cx="3038052" cy="2278539"/>
            <wp:effectExtent l="0" t="0" r="0" b="762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3361" cy="2290021"/>
                    </a:xfrm>
                    <a:prstGeom prst="rect">
                      <a:avLst/>
                    </a:prstGeom>
                    <a:noFill/>
                    <a:ln>
                      <a:noFill/>
                    </a:ln>
                  </pic:spPr>
                </pic:pic>
              </a:graphicData>
            </a:graphic>
          </wp:inline>
        </w:drawing>
      </w:r>
    </w:p>
    <w:p w:rsidR="004E5C9F" w:rsidRPr="00210799" w:rsidRDefault="00771A70" w:rsidP="001A743B">
      <w:pPr>
        <w:pStyle w:val="tex"/>
        <w:jc w:val="center"/>
        <w:rPr>
          <w:sz w:val="20"/>
        </w:rPr>
      </w:pPr>
      <w:bookmarkStart w:id="60" w:name="_Toc373375431"/>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94392F">
        <w:rPr>
          <w:noProof/>
          <w:sz w:val="20"/>
        </w:rPr>
        <w:t>14</w:t>
      </w:r>
      <w:r w:rsidR="003024DD" w:rsidRPr="00210799">
        <w:rPr>
          <w:sz w:val="20"/>
        </w:rPr>
        <w:fldChar w:fldCharType="end"/>
      </w:r>
      <w:r w:rsidR="001A743B" w:rsidRPr="00210799">
        <w:rPr>
          <w:sz w:val="20"/>
        </w:rPr>
        <w:t xml:space="preserve"> – Aptidão máxima e média para probabilidade de mutação igual a 5% por bit.</w:t>
      </w:r>
      <w:bookmarkEnd w:id="60"/>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80DC6">
      <w:pPr>
        <w:pStyle w:val="tex"/>
        <w:keepNext/>
        <w:jc w:val="center"/>
      </w:pPr>
      <w:r w:rsidRPr="00E0393A">
        <w:rPr>
          <w:noProof/>
          <w:lang w:val="en-US"/>
        </w:rPr>
        <w:drawing>
          <wp:inline distT="0" distB="0" distL="0" distR="0" wp14:anchorId="5D8D2D6C" wp14:editId="0C14605B">
            <wp:extent cx="3316182" cy="2487136"/>
            <wp:effectExtent l="0" t="0" r="0" b="889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1676" cy="2491257"/>
                    </a:xfrm>
                    <a:prstGeom prst="rect">
                      <a:avLst/>
                    </a:prstGeom>
                    <a:noFill/>
                    <a:ln>
                      <a:noFill/>
                    </a:ln>
                  </pic:spPr>
                </pic:pic>
              </a:graphicData>
            </a:graphic>
          </wp:inline>
        </w:drawing>
      </w:r>
    </w:p>
    <w:p w:rsidR="004E5C9F" w:rsidRPr="00210799" w:rsidRDefault="004D6995" w:rsidP="00480DC6">
      <w:pPr>
        <w:pStyle w:val="tex"/>
        <w:jc w:val="center"/>
        <w:rPr>
          <w:sz w:val="20"/>
        </w:rPr>
      </w:pPr>
      <w:bookmarkStart w:id="61" w:name="_Ref373192215"/>
      <w:bookmarkStart w:id="62" w:name="_Toc373375432"/>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94392F">
        <w:rPr>
          <w:noProof/>
          <w:sz w:val="20"/>
        </w:rPr>
        <w:t>15</w:t>
      </w:r>
      <w:r w:rsidR="003024DD" w:rsidRPr="00210799">
        <w:rPr>
          <w:i/>
          <w:iCs/>
          <w:sz w:val="20"/>
        </w:rPr>
        <w:fldChar w:fldCharType="end"/>
      </w:r>
      <w:bookmarkEnd w:id="61"/>
      <w:r w:rsidR="00384720" w:rsidRPr="00210799">
        <w:rPr>
          <w:i/>
          <w:iCs/>
          <w:sz w:val="20"/>
        </w:rPr>
        <w:t xml:space="preserve"> - </w:t>
      </w:r>
      <w:r w:rsidR="00384720" w:rsidRPr="00210799">
        <w:rPr>
          <w:sz w:val="20"/>
        </w:rPr>
        <w:t>Aptidão máxima e média para probabilidade de mutação igual a 0,5% por bit.</w:t>
      </w:r>
      <w:bookmarkEnd w:id="62"/>
    </w:p>
    <w:p w:rsidR="00F771D7" w:rsidRPr="00E0393A" w:rsidRDefault="00F771D7" w:rsidP="00480DC6">
      <w:pPr>
        <w:pStyle w:val="tex"/>
        <w:jc w:val="center"/>
      </w:pPr>
    </w:p>
    <w:p w:rsidR="004E5C9F" w:rsidRPr="00E0393A" w:rsidRDefault="008366B1" w:rsidP="00777723">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w:t>
      </w:r>
      <w:r w:rsidR="0018658B">
        <w:lastRenderedPageBreak/>
        <w:t>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4D6995" w:rsidRDefault="000C25B0" w:rsidP="00777723">
      <w:pPr>
        <w:pStyle w:val="tex"/>
        <w:keepNext/>
        <w:jc w:val="center"/>
      </w:pPr>
      <w:r w:rsidRPr="00E0393A">
        <w:rPr>
          <w:noProof/>
          <w:lang w:val="en-US"/>
        </w:rPr>
        <w:drawing>
          <wp:inline distT="0" distB="0" distL="0" distR="0" wp14:anchorId="04C13E8E" wp14:editId="0489899C">
            <wp:extent cx="3457575" cy="2593181"/>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035" cy="2594276"/>
                    </a:xfrm>
                    <a:prstGeom prst="rect">
                      <a:avLst/>
                    </a:prstGeom>
                    <a:noFill/>
                    <a:ln>
                      <a:noFill/>
                    </a:ln>
                  </pic:spPr>
                </pic:pic>
              </a:graphicData>
            </a:graphic>
          </wp:inline>
        </w:drawing>
      </w:r>
    </w:p>
    <w:p w:rsidR="000C25B0" w:rsidRPr="00210799" w:rsidRDefault="004D6995">
      <w:pPr>
        <w:pStyle w:val="tex"/>
        <w:jc w:val="center"/>
        <w:rPr>
          <w:sz w:val="20"/>
        </w:rPr>
        <w:pPrChange w:id="63" w:author="Gabriel Secco" w:date="2013-11-28T03:00:00Z">
          <w:pPr>
            <w:pStyle w:val="tex"/>
            <w:jc w:val="both"/>
          </w:pPr>
        </w:pPrChange>
      </w:pPr>
      <w:bookmarkStart w:id="64" w:name="_Ref373192251"/>
      <w:bookmarkStart w:id="65" w:name="_Toc373375433"/>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94392F">
        <w:rPr>
          <w:noProof/>
          <w:sz w:val="20"/>
        </w:rPr>
        <w:t>16</w:t>
      </w:r>
      <w:r w:rsidR="003024DD" w:rsidRPr="00210799">
        <w:rPr>
          <w:i/>
          <w:iCs/>
          <w:sz w:val="20"/>
        </w:rPr>
        <w:fldChar w:fldCharType="end"/>
      </w:r>
      <w:bookmarkEnd w:id="64"/>
      <w:r w:rsidR="0018658B" w:rsidRPr="00210799">
        <w:rPr>
          <w:i/>
          <w:iCs/>
          <w:sz w:val="20"/>
        </w:rPr>
        <w:t xml:space="preserve"> </w:t>
      </w:r>
      <w:r w:rsidR="0018658B" w:rsidRPr="00210799">
        <w:rPr>
          <w:sz w:val="20"/>
        </w:rPr>
        <w:t>– Aptidão máxima e média para probabilidade de mutação igual a 0,1% por bit.</w:t>
      </w:r>
      <w:bookmarkEnd w:id="65"/>
    </w:p>
    <w:p w:rsidR="00480DC6" w:rsidRDefault="00480DC6" w:rsidP="00777723">
      <w:pPr>
        <w:pStyle w:val="tex"/>
        <w:ind w:firstLine="708"/>
        <w:jc w:val="both"/>
      </w:pPr>
    </w:p>
    <w:p w:rsidR="008366B1" w:rsidRPr="00E0393A" w:rsidRDefault="00EA1185" w:rsidP="00777723">
      <w:pPr>
        <w:pStyle w:val="tex"/>
        <w:ind w:firstLine="708"/>
        <w:jc w:val="both"/>
      </w:pPr>
      <w:r>
        <w:t>Aqui</w:t>
      </w:r>
      <w:r w:rsidR="008366B1" w:rsidRPr="00E0393A">
        <w:t xml:space="preserve"> o comportamento evolutivo pode ser melhor observado. A aptidão média é a maior dentre os quatro casos analisados.</w:t>
      </w:r>
      <w:r w:rsidR="00B2245A">
        <w:t xml:space="preserve"> Este é o comportamento desejado para </w:t>
      </w:r>
      <w:r w:rsidR="00210799">
        <w:t>a evolução dos indivíduos.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w:t>
      </w:r>
      <w:r w:rsidR="00882660">
        <w:t>o 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F771D7" w:rsidRPr="00E0393A" w:rsidRDefault="00906468" w:rsidP="00777723">
      <w:pPr>
        <w:pStyle w:val="tex"/>
        <w:jc w:val="both"/>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487AB0" w:rsidP="00487AB0">
      <w:pPr>
        <w:pStyle w:val="tex"/>
        <w:jc w:val="center"/>
      </w:pPr>
      <w:r>
        <w:t xml:space="preserve">Tabela </w:t>
      </w:r>
      <w:r w:rsidR="003024DD">
        <w:fldChar w:fldCharType="begin"/>
      </w:r>
      <w:r>
        <w:instrText xml:space="preserve"> SEQ Tabela \* ARABIC </w:instrText>
      </w:r>
      <w:r w:rsidR="003024DD">
        <w:fldChar w:fldCharType="separate"/>
      </w:r>
      <w:r w:rsidR="0094392F">
        <w:rPr>
          <w:noProof/>
        </w:rPr>
        <w:t>3</w:t>
      </w:r>
      <w:r w:rsidR="003024DD">
        <w:fldChar w:fldCharType="end"/>
      </w:r>
      <w:r w:rsidR="00FD6BEE" w:rsidRPr="00E0393A">
        <w:t xml:space="preserve"> – Valor esperado d</w:t>
      </w:r>
      <w:r w:rsidR="00545E15">
        <w:t xml:space="preserve">o </w:t>
      </w:r>
      <w:r>
        <w:t>número</w:t>
      </w:r>
      <w:r w:rsidR="00545E15">
        <w:t xml:space="preserve"> d</w:t>
      </w:r>
      <w:r w:rsidR="00386864">
        <w:t>e</w:t>
      </w:r>
      <w:r w:rsidR="00FD6BEE" w:rsidRPr="00E0393A">
        <w:t xml:space="preserve"> bits modificados </w:t>
      </w:r>
      <w:r w:rsidR="00545E15">
        <w:t>em um</w:t>
      </w:r>
      <w:r w:rsidR="00FD6BEE" w:rsidRPr="00E0393A">
        <w:t xml:space="preserve"> </w:t>
      </w:r>
      <w:r w:rsidR="009B2A7C" w:rsidRPr="00E0393A">
        <w:t>indivíduo</w:t>
      </w:r>
      <w:r w:rsidR="00FD6BEE" w:rsidRPr="00E0393A">
        <w:t>.</w:t>
      </w:r>
    </w:p>
    <w:p w:rsidR="00487AB0" w:rsidRDefault="00487AB0" w:rsidP="00777723">
      <w:pPr>
        <w:pStyle w:val="tex"/>
        <w:ind w:firstLine="708"/>
        <w:jc w:val="both"/>
      </w:pPr>
    </w:p>
    <w:p w:rsidR="00E81726" w:rsidRPr="00E0393A" w:rsidRDefault="00E81726" w:rsidP="00777723">
      <w:pPr>
        <w:pStyle w:val="tex"/>
        <w:ind w:firstLine="708"/>
        <w:jc w:val="both"/>
        <w:rPr>
          <w:rFonts w:eastAsiaTheme="minorEastAsia"/>
        </w:rPr>
      </w:pPr>
      <w:r w:rsidRPr="00E0393A">
        <w:lastRenderedPageBreak/>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777723">
      <w:pPr>
        <w:pStyle w:val="tex"/>
        <w:jc w:val="both"/>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w:t>
      </w:r>
      <w:proofErr w:type="spellStart"/>
      <w:r w:rsidRPr="00E0393A">
        <w:rPr>
          <w:rFonts w:eastAsiaTheme="minorEastAsia"/>
        </w:rPr>
        <w:t>ior</w:t>
      </w:r>
      <w:proofErr w:type="spellEnd"/>
      <w:r w:rsidRPr="00E0393A">
        <w:rPr>
          <w:rFonts w:eastAsiaTheme="minorEastAsia"/>
        </w:rPr>
        <w:t>.</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777723">
      <w:pPr>
        <w:pStyle w:val="tex"/>
        <w:jc w:val="both"/>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777723">
        <w:rPr>
          <w:rFonts w:eastAsiaTheme="minorEastAsia"/>
        </w:rPr>
        <w:t xml:space="preserve"> apresentou</w:t>
      </w:r>
      <w:proofErr w:type="gramEnd"/>
      <w:r w:rsidR="00777723">
        <w:rPr>
          <w:rFonts w:eastAsiaTheme="minorEastAsia"/>
        </w:rPr>
        <w:t xml:space="preserve"> um comportamento </w:t>
      </w:r>
      <w:r w:rsidR="009B2A7C" w:rsidRPr="00E0393A">
        <w:rPr>
          <w:rFonts w:eastAsiaTheme="minorEastAsia"/>
        </w:rPr>
        <w:t>interessante</w:t>
      </w:r>
      <w:r w:rsidR="00B2245A">
        <w:rPr>
          <w:rFonts w:eastAsiaTheme="minorEastAsia"/>
        </w:rPr>
        <w:t xml:space="preserve"> </w:t>
      </w:r>
      <w:r w:rsidR="0018658B">
        <w:rPr>
          <w:rFonts w:eastAsiaTheme="minorEastAsia"/>
        </w:rPr>
        <w:t>(</w:t>
      </w:r>
      <w:r w:rsidR="001566D2">
        <w:fldChar w:fldCharType="begin"/>
      </w:r>
      <w:r w:rsidR="001566D2">
        <w:instrText xml:space="preserve"> REF _Ref373192215 \h  \* MERGEFORMAT </w:instrText>
      </w:r>
      <w:r w:rsidR="001566D2">
        <w:fldChar w:fldCharType="separate"/>
      </w:r>
      <w:r w:rsidR="0094392F" w:rsidRPr="0094392F">
        <w:t xml:space="preserve">Figura </w:t>
      </w:r>
      <w:r w:rsidR="0094392F" w:rsidRPr="0094392F">
        <w:rPr>
          <w:noProof/>
        </w:rPr>
        <w:t>15</w:t>
      </w:r>
      <w:r w:rsidR="001566D2">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w:t>
      </w:r>
      <w:proofErr w:type="spellStart"/>
      <w:r w:rsidR="00BD5921" w:rsidRPr="00E0393A">
        <w:rPr>
          <w:rFonts w:eastAsiaTheme="minorEastAsia"/>
        </w:rPr>
        <w:t>mo</w:t>
      </w:r>
      <w:proofErr w:type="spellEnd"/>
      <w:proofErr w:type="gramEnd"/>
      <w:r w:rsidR="00BD5921" w:rsidRPr="00E0393A">
        <w:rPr>
          <w:rFonts w:eastAsiaTheme="minorEastAsia"/>
        </w:rPr>
        <w:t xml:space="preserve"> de 0,2</w:t>
      </w:r>
      <w:r w:rsidR="0018658B">
        <w:rPr>
          <w:rFonts w:eastAsiaTheme="minorEastAsia"/>
        </w:rPr>
        <w:t xml:space="preserve"> (</w:t>
      </w:r>
      <w:r w:rsidR="001566D2">
        <w:fldChar w:fldCharType="begin"/>
      </w:r>
      <w:r w:rsidR="001566D2">
        <w:instrText xml:space="preserve"> REF _Ref373192251 \h  \* MERGEFORMAT </w:instrText>
      </w:r>
      <w:r w:rsidR="001566D2">
        <w:fldChar w:fldCharType="separate"/>
      </w:r>
      <w:r w:rsidR="0094392F" w:rsidRPr="0094392F">
        <w:t xml:space="preserve">Figura </w:t>
      </w:r>
      <w:r w:rsidR="0094392F" w:rsidRPr="0094392F">
        <w:rPr>
          <w:noProof/>
        </w:rPr>
        <w:t>16</w:t>
      </w:r>
      <w:r w:rsidR="001566D2">
        <w:fldChar w:fldCharType="end"/>
      </w:r>
      <w:r w:rsidR="0018658B">
        <w:rPr>
          <w:rFonts w:eastAsiaTheme="minorEastAsia"/>
        </w:rPr>
        <w:t>)</w:t>
      </w:r>
      <w:r w:rsidR="005C33E9">
        <w:rPr>
          <w:rFonts w:eastAsiaTheme="minorEastAsia"/>
        </w:rPr>
        <w:t xml:space="preserve"> e este foi o valor adotado na implementação</w:t>
      </w:r>
      <w:r w:rsidR="00BD5921" w:rsidRPr="00E0393A">
        <w:rPr>
          <w:rFonts w:eastAsiaTheme="minorEastAsia"/>
        </w:rPr>
        <w:t>.</w:t>
      </w:r>
    </w:p>
    <w:p w:rsidR="00545E15" w:rsidRPr="00E0393A" w:rsidRDefault="00386864" w:rsidP="00777723">
      <w:pPr>
        <w:pStyle w:val="tex"/>
        <w:jc w:val="both"/>
        <w:rPr>
          <w:rFonts w:eastAsiaTheme="minorEastAsia"/>
        </w:rPr>
      </w:pPr>
      <w:r>
        <w:rPr>
          <w:rFonts w:eastAsiaTheme="minorEastAsia"/>
        </w:rPr>
        <w:tab/>
        <w:t xml:space="preserve">Para obter-se um valor </w:t>
      </w:r>
      <w:proofErr w:type="gramStart"/>
      <w:r>
        <w:rPr>
          <w:rFonts w:eastAsiaTheme="minorEastAsia"/>
        </w:rPr>
        <w:t xml:space="preserve">constante </w:t>
      </w:r>
      <m:oMath>
        <m:r>
          <w:rPr>
            <w:rFonts w:ascii="Cambria Math" w:eastAsiaTheme="minorEastAsia" w:hAnsi="Cambria Math"/>
          </w:rPr>
          <m:t>de E=0,2</m:t>
        </m:r>
      </m:oMath>
      <w:r>
        <w:rPr>
          <w:rFonts w:eastAsiaTheme="minorEastAsia"/>
        </w:rPr>
        <w:t xml:space="preserve">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906468" w:rsidRPr="00755621" w:rsidRDefault="00BD5921" w:rsidP="00386864">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F771D7" w:rsidRDefault="00BD5921" w:rsidP="008366B1">
      <w:pPr>
        <w:pStyle w:val="tex"/>
      </w:pPr>
      <w:r w:rsidRPr="00E0393A">
        <w:tab/>
      </w:r>
    </w:p>
    <w:p w:rsidR="00906468" w:rsidRPr="00E0393A" w:rsidRDefault="00BD5921" w:rsidP="00F771D7">
      <w:pPr>
        <w:pStyle w:val="tex"/>
        <w:ind w:firstLine="708"/>
        <w:rPr>
          <w:rFonts w:eastAsiaTheme="minorEastAsia"/>
        </w:rPr>
      </w:pP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F771D7" w:rsidRDefault="00BD5921" w:rsidP="005A29C7">
      <w:pPr>
        <w:pStyle w:val="tex"/>
        <w:rPr>
          <w:rFonts w:eastAsiaTheme="minorEastAsia"/>
        </w:rPr>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p>
    <w:p w:rsidR="00F771D7" w:rsidRPr="005A29C7" w:rsidRDefault="00F771D7" w:rsidP="005A29C7">
      <w:pPr>
        <w:pStyle w:val="tex"/>
      </w:pPr>
    </w:p>
    <w:p w:rsidR="00336BA9" w:rsidRPr="00903E42"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66" w:name="_Toc373375538"/>
      <w:r w:rsidRPr="00903E42">
        <w:rPr>
          <w:rFonts w:ascii="Times New Roman" w:hAnsi="Times New Roman" w:cs="Times New Roman"/>
          <w:b/>
          <w:sz w:val="24"/>
          <w:szCs w:val="24"/>
        </w:rPr>
        <w:t>Condiç</w:t>
      </w:r>
      <w:r w:rsidR="00D2173F" w:rsidRPr="00903E42">
        <w:rPr>
          <w:rFonts w:ascii="Times New Roman" w:hAnsi="Times New Roman" w:cs="Times New Roman"/>
          <w:b/>
          <w:sz w:val="24"/>
          <w:szCs w:val="24"/>
        </w:rPr>
        <w:t>ões</w:t>
      </w:r>
      <w:r w:rsidRPr="00903E42">
        <w:rPr>
          <w:rFonts w:ascii="Times New Roman" w:hAnsi="Times New Roman" w:cs="Times New Roman"/>
          <w:b/>
          <w:sz w:val="24"/>
          <w:szCs w:val="24"/>
        </w:rPr>
        <w:t xml:space="preserve"> de parada</w:t>
      </w:r>
      <w:bookmarkEnd w:id="66"/>
    </w:p>
    <w:p w:rsidR="00336BA9" w:rsidRPr="00E0393A" w:rsidRDefault="00336BA9" w:rsidP="00293FFA">
      <w:pPr>
        <w:pStyle w:val="tex"/>
      </w:pPr>
    </w:p>
    <w:p w:rsidR="004360E1" w:rsidRPr="00E0393A" w:rsidRDefault="004360E1" w:rsidP="001541B7">
      <w:pPr>
        <w:pStyle w:val="tex"/>
        <w:ind w:firstLine="708"/>
        <w:jc w:val="both"/>
      </w:pPr>
      <w:r w:rsidRPr="00E0393A">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lastRenderedPageBreak/>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w:t>
      </w:r>
      <w:r w:rsidR="00755621">
        <w:t>de aptidão da população (Stanley</w:t>
      </w:r>
      <w:r w:rsidRPr="00E0393A">
        <w:t xml:space="preserve"> </w:t>
      </w:r>
      <w:proofErr w:type="spellStart"/>
      <w:r w:rsidRPr="00E0393A">
        <w:t>G</w:t>
      </w:r>
      <w:r w:rsidR="00755621" w:rsidRPr="00E0393A">
        <w:t>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755621"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F771D7" w:rsidRPr="00E0393A" w:rsidRDefault="00F771D7" w:rsidP="006C02A3">
      <w:pPr>
        <w:spacing w:line="360" w:lineRule="auto"/>
        <w:jc w:val="both"/>
        <w:rPr>
          <w:rFonts w:ascii="Times New Roman" w:hAnsi="Times New Roman" w:cs="Times New Roman"/>
          <w:sz w:val="24"/>
          <w:szCs w:val="24"/>
        </w:rPr>
      </w:pPr>
    </w:p>
    <w:p w:rsidR="001D746B" w:rsidRPr="00903E42"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67" w:name="_Toc373375539"/>
      <w:r w:rsidRPr="00903E42">
        <w:rPr>
          <w:rFonts w:ascii="Times New Roman" w:hAnsi="Times New Roman" w:cs="Times New Roman"/>
          <w:b/>
          <w:sz w:val="24"/>
          <w:szCs w:val="24"/>
        </w:rPr>
        <w:t>Limitações</w:t>
      </w:r>
      <w:bookmarkEnd w:id="67"/>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384720" w:rsidRPr="00E0393A" w:rsidRDefault="00A83DA0"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Default="001D746B" w:rsidP="00384720">
      <w:pPr>
        <w:keepNext/>
        <w:spacing w:line="360" w:lineRule="auto"/>
        <w:jc w:val="center"/>
      </w:pPr>
      <w:r w:rsidRPr="00E0393A">
        <w:rPr>
          <w:noProof/>
          <w:lang w:val="en-US"/>
        </w:rPr>
        <w:lastRenderedPageBreak/>
        <w:drawing>
          <wp:inline distT="0" distB="0" distL="0" distR="0" wp14:anchorId="2B70C5BE" wp14:editId="205ED9F9">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E0393A" w:rsidRDefault="004D6995" w:rsidP="00755621">
      <w:pPr>
        <w:pStyle w:val="tex"/>
        <w:jc w:val="center"/>
      </w:pPr>
      <w:bookmarkStart w:id="68" w:name="_Toc373375434"/>
      <w:r>
        <w:t xml:space="preserve">Figura </w:t>
      </w:r>
      <w:r w:rsidR="003024DD">
        <w:fldChar w:fldCharType="begin"/>
      </w:r>
      <w:r>
        <w:instrText xml:space="preserve"> SEQ Figura \* ARABIC </w:instrText>
      </w:r>
      <w:r w:rsidR="003024DD">
        <w:fldChar w:fldCharType="separate"/>
      </w:r>
      <w:r w:rsidR="0094392F">
        <w:rPr>
          <w:noProof/>
        </w:rPr>
        <w:t>17</w:t>
      </w:r>
      <w:r w:rsidR="003024DD">
        <w:fldChar w:fldCharType="end"/>
      </w:r>
      <w:r w:rsidR="00FA7AE3">
        <w:t xml:space="preserve"> </w:t>
      </w:r>
      <w:r w:rsidR="00FA7AE3" w:rsidRPr="00E0393A">
        <w:t>– Região de cobertura de três sensores em uma planta sem obstáculos.</w:t>
      </w:r>
      <w:bookmarkEnd w:id="68"/>
    </w:p>
    <w:p w:rsidR="001D746B" w:rsidRPr="00E0393A" w:rsidRDefault="001D746B" w:rsidP="004D6995">
      <w:pPr>
        <w:pStyle w:val="Caption"/>
        <w:jc w:val="center"/>
        <w:rPr>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14:anchorId="71DCF806" wp14:editId="452404D3">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E0393A" w:rsidRDefault="004D6995" w:rsidP="00FA7AE3">
      <w:pPr>
        <w:pStyle w:val="tex"/>
        <w:jc w:val="center"/>
        <w:rPr>
          <w:rFonts w:eastAsia="Times New Roman"/>
        </w:rPr>
      </w:pPr>
      <w:bookmarkStart w:id="69" w:name="_Toc373375435"/>
      <w:r>
        <w:t xml:space="preserve">Figura </w:t>
      </w:r>
      <w:r w:rsidR="003024DD">
        <w:fldChar w:fldCharType="begin"/>
      </w:r>
      <w:r>
        <w:instrText xml:space="preserve"> SEQ Figura \* ARABIC </w:instrText>
      </w:r>
      <w:r w:rsidR="003024DD">
        <w:fldChar w:fldCharType="separate"/>
      </w:r>
      <w:r w:rsidR="0094392F">
        <w:rPr>
          <w:noProof/>
        </w:rPr>
        <w:t>18</w:t>
      </w:r>
      <w:r w:rsidR="003024DD">
        <w:fldChar w:fldCharType="end"/>
      </w:r>
      <w:r w:rsidR="00FA7AE3" w:rsidRPr="00E0393A">
        <w:t xml:space="preserve"> – Região de cobertura de três sensores em uma planta sem obstáculos. </w:t>
      </w:r>
      <w:r w:rsidR="00A83DA0">
        <w:t>Sensores</w:t>
      </w:r>
      <w:r w:rsidR="00FA7AE3" w:rsidRPr="00E0393A">
        <w:t xml:space="preserve"> mais próximos.</w:t>
      </w:r>
      <w:bookmarkEnd w:id="69"/>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w:t>
      </w:r>
      <w:r w:rsidRPr="00E0393A">
        <w:rPr>
          <w:rFonts w:ascii="Times New Roman" w:eastAsia="Times New Roman" w:hAnsi="Times New Roman" w:cs="Times New Roman"/>
          <w:sz w:val="24"/>
          <w:szCs w:val="24"/>
        </w:rPr>
        <w:lastRenderedPageBreak/>
        <w:t xml:space="preserve">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6E3A00"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5C33E9" w:rsidRDefault="006E3A00">
      <w:pPr>
        <w:rPr>
          <w:rFonts w:ascii="Times New Roman" w:hAnsi="Times New Roman" w:cs="Times New Roman"/>
          <w:sz w:val="24"/>
          <w:szCs w:val="24"/>
        </w:rPr>
      </w:pPr>
      <w:r>
        <w:rPr>
          <w:rFonts w:ascii="Times New Roman" w:eastAsia="Times New Roman" w:hAnsi="Times New Roman" w:cs="Times New Roman"/>
          <w:sz w:val="24"/>
          <w:szCs w:val="24"/>
        </w:rPr>
        <w:br w:type="page"/>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0" w:name="_Toc373375540"/>
      <w:r w:rsidRPr="00E0393A">
        <w:rPr>
          <w:rFonts w:ascii="Times New Roman" w:hAnsi="Times New Roman" w:cs="Times New Roman"/>
          <w:b/>
          <w:sz w:val="28"/>
          <w:szCs w:val="28"/>
        </w:rPr>
        <w:t>Algoritmos Alternativos</w:t>
      </w:r>
      <w:bookmarkEnd w:id="70"/>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755621">
        <w:t xml:space="preserve"> citado na Seção 2.2</w:t>
      </w:r>
      <w:r w:rsidR="00563F0C" w:rsidRPr="00E0393A">
        <w:t>,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pPr>
      <w:r w:rsidRPr="00E0393A">
        <w:t>Os algoritmos testados neste cap</w:t>
      </w:r>
      <w:r w:rsidR="006E3A00">
        <w:t>í</w:t>
      </w:r>
      <w:r w:rsidRPr="00E0393A">
        <w:t>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C82E9C"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C82E9C">
        <w:rPr>
          <w:rFonts w:ascii="Times New Roman" w:hAnsi="Times New Roman" w:cs="Times New Roman"/>
          <w:b/>
          <w:sz w:val="24"/>
          <w:szCs w:val="24"/>
        </w:rPr>
        <w:t xml:space="preserve"> </w:t>
      </w:r>
      <w:bookmarkStart w:id="71" w:name="_Toc373375541"/>
      <w:r w:rsidR="00315017" w:rsidRPr="00C82E9C">
        <w:rPr>
          <w:rFonts w:ascii="Times New Roman" w:hAnsi="Times New Roman" w:cs="Times New Roman"/>
          <w:b/>
          <w:sz w:val="24"/>
          <w:szCs w:val="24"/>
        </w:rPr>
        <w:t>Algoritmo</w:t>
      </w:r>
      <w:r w:rsidR="00CF4F88" w:rsidRPr="00C82E9C">
        <w:rPr>
          <w:rFonts w:ascii="Times New Roman" w:hAnsi="Times New Roman" w:cs="Times New Roman"/>
          <w:b/>
          <w:sz w:val="24"/>
          <w:szCs w:val="24"/>
        </w:rPr>
        <w:t xml:space="preserve"> de Busca</w:t>
      </w:r>
      <w:r w:rsidR="00315017" w:rsidRPr="00C82E9C">
        <w:rPr>
          <w:rFonts w:ascii="Times New Roman" w:hAnsi="Times New Roman" w:cs="Times New Roman"/>
          <w:b/>
          <w:sz w:val="24"/>
          <w:szCs w:val="24"/>
        </w:rPr>
        <w:t xml:space="preserve"> Aleatório</w:t>
      </w:r>
      <w:bookmarkEnd w:id="71"/>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6E3A00" w:rsidRPr="00E0393A" w:rsidRDefault="006E3A00" w:rsidP="00293FFA">
      <w:pPr>
        <w:pStyle w:val="tex"/>
        <w:ind w:firstLine="708"/>
        <w:jc w:val="both"/>
      </w:pPr>
    </w:p>
    <w:p w:rsidR="00BB5F55" w:rsidRPr="006E3A00"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6E3A00">
        <w:rPr>
          <w:rFonts w:ascii="Times New Roman" w:hAnsi="Times New Roman" w:cs="Times New Roman"/>
          <w:b/>
          <w:sz w:val="24"/>
          <w:szCs w:val="24"/>
        </w:rPr>
        <w:t xml:space="preserve"> </w:t>
      </w:r>
      <w:bookmarkStart w:id="72" w:name="_Toc373375542"/>
      <w:r w:rsidRPr="006E3A00">
        <w:rPr>
          <w:rFonts w:ascii="Times New Roman" w:hAnsi="Times New Roman" w:cs="Times New Roman"/>
          <w:b/>
          <w:sz w:val="24"/>
          <w:szCs w:val="24"/>
        </w:rPr>
        <w:t>A</w:t>
      </w:r>
      <w:r w:rsidR="00315017" w:rsidRPr="006E3A00">
        <w:rPr>
          <w:rFonts w:ascii="Times New Roman" w:hAnsi="Times New Roman" w:cs="Times New Roman"/>
          <w:b/>
          <w:sz w:val="24"/>
          <w:szCs w:val="24"/>
        </w:rPr>
        <w:t>lgoritmo de Busca Gulosa</w:t>
      </w:r>
      <w:bookmarkEnd w:id="72"/>
    </w:p>
    <w:p w:rsidR="00DD534F" w:rsidRPr="00E0393A" w:rsidRDefault="00DD534F" w:rsidP="00293FFA">
      <w:pPr>
        <w:pStyle w:val="tex"/>
      </w:pPr>
    </w:p>
    <w:p w:rsidR="006E3A00" w:rsidRDefault="006E3A00" w:rsidP="00293FFA">
      <w:pPr>
        <w:pStyle w:val="tex"/>
        <w:ind w:firstLine="708"/>
        <w:jc w:val="both"/>
      </w:pPr>
      <w:r>
        <w:t>Algoritmos Gulosos nem sempre produzem soluções perfeitas para os problemas, mas em muitos casos eles conseguem. (</w:t>
      </w:r>
      <w:proofErr w:type="spellStart"/>
      <w:r>
        <w:t>Cormen</w:t>
      </w:r>
      <w:proofErr w:type="spellEnd"/>
      <w:r>
        <w:t xml:space="preserve">, </w:t>
      </w:r>
      <w:proofErr w:type="spellStart"/>
      <w:r>
        <w:t>Leiserson</w:t>
      </w:r>
      <w:proofErr w:type="spellEnd"/>
      <w:r>
        <w:t xml:space="preserve">, </w:t>
      </w:r>
      <w:proofErr w:type="spellStart"/>
      <w:r>
        <w:t>Rivest</w:t>
      </w:r>
      <w:proofErr w:type="spellEnd"/>
      <w:r>
        <w:t>, 1990)</w:t>
      </w: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lastRenderedPageBreak/>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w:t>
      </w:r>
      <w:r w:rsidR="00BE1356">
        <w:t>A</w:t>
      </w:r>
      <w:r w:rsidRPr="00E0393A">
        <w:t xml:space="preserve">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BE1356" w:rsidRPr="00E0393A" w:rsidRDefault="00BE1356" w:rsidP="00BE1356">
      <w:pPr>
        <w:pStyle w:val="tex"/>
        <w:ind w:firstLine="708"/>
        <w:jc w:val="both"/>
      </w:pPr>
      <w:r>
        <w:t>Essa Tabela</w:t>
      </w:r>
      <w:r w:rsidR="006E3A00">
        <w:t xml:space="preserve"> (</w:t>
      </w:r>
      <w:proofErr w:type="spellStart"/>
      <w:r w:rsidR="006E3A00" w:rsidRPr="006E3A00">
        <w:rPr>
          <w:i/>
        </w:rPr>
        <w:t>lookup</w:t>
      </w:r>
      <w:proofErr w:type="spellEnd"/>
      <w:r w:rsidR="006E3A00" w:rsidRPr="006E3A00">
        <w:rPr>
          <w:i/>
        </w:rPr>
        <w:t xml:space="preserve"> </w:t>
      </w:r>
      <w:proofErr w:type="spellStart"/>
      <w:r w:rsidR="006E3A00" w:rsidRPr="006E3A00">
        <w:rPr>
          <w:i/>
        </w:rPr>
        <w:t>table</w:t>
      </w:r>
      <w:proofErr w:type="spellEnd"/>
      <w:r w:rsidR="006E3A00">
        <w:t>)</w:t>
      </w:r>
      <w:r>
        <w:t xml:space="preserve"> é construída da seguinte forma: para cada ponto do mapa é testada a conectividade com todos sensores, os sensores que apresentare</w:t>
      </w:r>
      <w:r w:rsidR="006E3A00">
        <w:t>m</w:t>
      </w:r>
      <w:r>
        <w:t xml:space="preserve"> conectividade são adicionados à lista referente à esse ponto. As imagens em escala de cinza mostradas nas Figuras 17 e 18 são geradas com base nessa estrutura de dados, o tom de cinza tem relação direta com o tamanho da lista armazenada para cada ponto.</w:t>
      </w:r>
    </w:p>
    <w:p w:rsidR="00DD534F" w:rsidRPr="00E0393A" w:rsidRDefault="00DD534F" w:rsidP="00AF10CA">
      <w:pPr>
        <w:pStyle w:val="tex"/>
        <w:ind w:firstLine="708"/>
        <w:jc w:val="both"/>
      </w:pPr>
      <w:r w:rsidRPr="00E0393A">
        <w:t xml:space="preserve">O algoritmo </w:t>
      </w:r>
      <w:r w:rsidR="00007F66">
        <w:t>consegue obter solução ótima para a cobertura uma vez que este problema isoladamente pode ser otimizado por escolhas gulosas</w:t>
      </w:r>
      <w:r w:rsidRPr="00E0393A">
        <w:t>, porém não é capaz de maximizar a componente conexa da solução.</w:t>
      </w:r>
    </w:p>
    <w:p w:rsidR="00CB2DE9" w:rsidRPr="00E0393A" w:rsidRDefault="00CB2DE9" w:rsidP="00AF10CA">
      <w:pPr>
        <w:pStyle w:val="tex"/>
        <w:ind w:firstLine="708"/>
        <w:jc w:val="both"/>
      </w:pPr>
      <w:r w:rsidRPr="00E0393A">
        <w:t>A solução desta heurística de busca</w:t>
      </w:r>
      <w:r w:rsidR="00007F66">
        <w:t xml:space="preserve"> gulosa</w:t>
      </w:r>
      <w:r w:rsidRPr="00E0393A">
        <w:t xml:space="preserve"> foi usada para a geração dos indivíduos da primeira iteração</w:t>
      </w:r>
      <w:r w:rsidR="00007F66">
        <w:t xml:space="preserve"> e para o cálculo do número inicial de roteadores testados para se obter uma solução de posicionamento com cobertura e conectividade</w:t>
      </w:r>
      <w:r w:rsidRPr="00E0393A">
        <w:t xml:space="preserve"> </w:t>
      </w:r>
      <w:r w:rsidR="00007F66">
        <w:t>n</w:t>
      </w:r>
      <w:r w:rsidRPr="00E0393A">
        <w:t>o algoritmo genético.</w:t>
      </w:r>
    </w:p>
    <w:p w:rsidR="005C33E9" w:rsidRDefault="005C33E9">
      <w:pPr>
        <w:rPr>
          <w:rFonts w:ascii="Times New Roman" w:hAnsi="Times New Roman" w:cs="Times New Roman"/>
          <w:sz w:val="24"/>
          <w:szCs w:val="24"/>
        </w:rPr>
      </w:pPr>
      <w:r>
        <w:br w:type="page"/>
      </w:r>
    </w:p>
    <w:p w:rsidR="00AF10CA" w:rsidRPr="00E0393A" w:rsidRDefault="00AF10CA" w:rsidP="00AF10CA">
      <w:pPr>
        <w:pStyle w:val="tex"/>
        <w:ind w:firstLine="708"/>
        <w:jc w:val="both"/>
      </w:pP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3" w:name="_Toc373375543"/>
      <w:r>
        <w:rPr>
          <w:rFonts w:ascii="Times New Roman" w:hAnsi="Times New Roman" w:cs="Times New Roman"/>
          <w:b/>
          <w:sz w:val="28"/>
          <w:szCs w:val="28"/>
        </w:rPr>
        <w:t>Testes</w:t>
      </w:r>
      <w:bookmarkEnd w:id="73"/>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13493" w:rsidRPr="00E0393A" w:rsidRDefault="00817504" w:rsidP="00634791">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A92FAC" w:rsidRDefault="00713435" w:rsidP="00634791">
      <w:pPr>
        <w:pStyle w:val="tex"/>
        <w:ind w:firstLine="360"/>
        <w:jc w:val="both"/>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p w:rsidR="00634791" w:rsidRPr="00E0393A" w:rsidRDefault="00634791" w:rsidP="00634791">
      <w:pPr>
        <w:pStyle w:val="tex"/>
        <w:jc w:val="center"/>
      </w:pPr>
      <w:r w:rsidRPr="00634791">
        <w:rPr>
          <w:sz w:val="20"/>
        </w:rPr>
        <w:t xml:space="preserve">Tabela </w:t>
      </w:r>
      <w:r w:rsidRPr="00634791">
        <w:rPr>
          <w:sz w:val="20"/>
        </w:rPr>
        <w:fldChar w:fldCharType="begin"/>
      </w:r>
      <w:r w:rsidRPr="00634791">
        <w:rPr>
          <w:sz w:val="20"/>
        </w:rPr>
        <w:instrText xml:space="preserve"> SEQ Tabela \* ARABIC </w:instrText>
      </w:r>
      <w:r w:rsidRPr="00634791">
        <w:rPr>
          <w:sz w:val="20"/>
        </w:rPr>
        <w:fldChar w:fldCharType="separate"/>
      </w:r>
      <w:r w:rsidR="0094392F">
        <w:rPr>
          <w:noProof/>
          <w:sz w:val="20"/>
        </w:rPr>
        <w:t>4</w:t>
      </w:r>
      <w:r w:rsidRPr="00634791">
        <w:rPr>
          <w:sz w:val="20"/>
        </w:rPr>
        <w:fldChar w:fldCharType="end"/>
      </w:r>
      <w:r w:rsidRPr="00634791">
        <w:rPr>
          <w:sz w:val="20"/>
        </w:rPr>
        <w:t xml:space="preserve"> – Variáveis de ambiente.</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634791"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13435" w:rsidRPr="00E0393A">
              <w:rPr>
                <w:rFonts w:ascii="Times New Roman" w:eastAsia="Times New Roman" w:hAnsi="Times New Roman" w:cs="Times New Roman"/>
                <w:color w:val="000000"/>
                <w:sz w:val="24"/>
                <w:szCs w:val="24"/>
              </w:rPr>
              <w:t>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634791" w:rsidRDefault="00634791" w:rsidP="00634791">
      <w:pPr>
        <w:pStyle w:val="tex"/>
      </w:pPr>
    </w:p>
    <w:p w:rsidR="00634791" w:rsidRDefault="00634791" w:rsidP="00634791">
      <w:pPr>
        <w:pStyle w:val="tex"/>
      </w:pPr>
    </w:p>
    <w:p w:rsidR="00C73108" w:rsidRPr="00634791"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4" w:name="_Toc373375544"/>
      <w:r w:rsidRPr="00634791">
        <w:rPr>
          <w:rFonts w:ascii="Times New Roman" w:hAnsi="Times New Roman" w:cs="Times New Roman"/>
          <w:b/>
          <w:sz w:val="24"/>
          <w:szCs w:val="24"/>
        </w:rPr>
        <w:t>Cenários de testes</w:t>
      </w:r>
      <w:bookmarkEnd w:id="74"/>
    </w:p>
    <w:p w:rsidR="00B64676" w:rsidRPr="00E0393A" w:rsidRDefault="00B64676" w:rsidP="00293FFA">
      <w:pPr>
        <w:pStyle w:val="tex"/>
      </w:pPr>
    </w:p>
    <w:p w:rsidR="005C33E9"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p w:rsidR="005C33E9" w:rsidRDefault="005C33E9">
      <w:pPr>
        <w:rPr>
          <w:rFonts w:ascii="Times New Roman" w:hAnsi="Times New Roman" w:cs="Times New Roman"/>
          <w:sz w:val="24"/>
          <w:szCs w:val="24"/>
        </w:rPr>
      </w:pPr>
      <w:r>
        <w:br w:type="page"/>
      </w:r>
    </w:p>
    <w:p w:rsidR="00B64676" w:rsidRPr="00E0393A" w:rsidRDefault="000E0D51">
      <w:pPr>
        <w:pStyle w:val="tex"/>
        <w:jc w:val="center"/>
        <w:pPrChange w:id="75" w:author="Gabriel Secco" w:date="2013-11-28T03:25:00Z">
          <w:pPr>
            <w:pStyle w:val="tex"/>
            <w:jc w:val="both"/>
          </w:pPr>
        </w:pPrChange>
      </w:pPr>
      <w:r w:rsidRPr="000E0D51">
        <w:rPr>
          <w:sz w:val="20"/>
        </w:rPr>
        <w:lastRenderedPageBreak/>
        <w:t xml:space="preserve">Tabela </w:t>
      </w:r>
      <w:r w:rsidRPr="000E0D51">
        <w:rPr>
          <w:sz w:val="20"/>
        </w:rPr>
        <w:fldChar w:fldCharType="begin"/>
      </w:r>
      <w:r w:rsidRPr="000E0D51">
        <w:rPr>
          <w:sz w:val="20"/>
        </w:rPr>
        <w:instrText xml:space="preserve"> SEQ Tabela \* ARABIC </w:instrText>
      </w:r>
      <w:r w:rsidRPr="000E0D51">
        <w:rPr>
          <w:sz w:val="20"/>
        </w:rPr>
        <w:fldChar w:fldCharType="separate"/>
      </w:r>
      <w:r w:rsidR="0094392F">
        <w:rPr>
          <w:noProof/>
          <w:sz w:val="20"/>
        </w:rPr>
        <w:t>5</w:t>
      </w:r>
      <w:r w:rsidRPr="000E0D51">
        <w:rPr>
          <w:sz w:val="20"/>
        </w:rPr>
        <w:fldChar w:fldCharType="end"/>
      </w:r>
      <w:r w:rsidRPr="000E0D51">
        <w:rPr>
          <w:sz w:val="20"/>
        </w:rPr>
        <w:t xml:space="preserve"> – Classificação dos casos de teste quando a densidade/número de sensores na planta.</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6206F3" w:rsidRDefault="006206F3" w:rsidP="00293FFA">
      <w:pPr>
        <w:pStyle w:val="tex"/>
        <w:ind w:firstLine="708"/>
        <w:jc w:val="both"/>
      </w:pP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 xml:space="preserve">As figuras </w:t>
      </w:r>
      <w:r w:rsidR="000E0D51">
        <w:t>19</w:t>
      </w:r>
      <w:r w:rsidRPr="00E0393A">
        <w:t xml:space="preserve"> a </w:t>
      </w:r>
      <w:r w:rsidR="000E0D51">
        <w:t>23</w:t>
      </w:r>
      <w:r w:rsidRPr="00E0393A">
        <w:t xml:space="preserve"> a seguir ilustra</w:t>
      </w:r>
      <w:r w:rsidR="00A450AE" w:rsidRPr="00E0393A">
        <w:t>m</w:t>
      </w:r>
      <w:r w:rsidRPr="00E0393A">
        <w:t xml:space="preserve"> os casos de testes impares</w:t>
      </w:r>
      <w:r w:rsidR="007E48D1">
        <w:t xml:space="preserve">, os casos pares não são ilustrados pois, a menos da ausência de barreiras, são iguais aos </w:t>
      </w:r>
      <w:r w:rsidR="000165B6">
        <w:t>ímpares.</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11D9FC3B" wp14:editId="72AE1449">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76" w:name="_Toc373375436"/>
      <w:r>
        <w:t xml:space="preserve">Figura </w:t>
      </w:r>
      <w:r w:rsidR="003024DD">
        <w:fldChar w:fldCharType="begin"/>
      </w:r>
      <w:r>
        <w:instrText xml:space="preserve"> SEQ Figura \* ARABIC </w:instrText>
      </w:r>
      <w:r w:rsidR="003024DD">
        <w:fldChar w:fldCharType="separate"/>
      </w:r>
      <w:r w:rsidR="0094392F">
        <w:rPr>
          <w:noProof/>
        </w:rPr>
        <w:t>19</w:t>
      </w:r>
      <w:r w:rsidR="003024DD">
        <w:fldChar w:fldCharType="end"/>
      </w:r>
      <w:r w:rsidR="00175A78" w:rsidRPr="00E0393A">
        <w:t xml:space="preserve"> - Teste 1</w:t>
      </w:r>
      <w:bookmarkEnd w:id="76"/>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1B4D1ED8" wp14:editId="78A514B7">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77" w:name="_Toc373375437"/>
      <w:r>
        <w:t xml:space="preserve">Figura </w:t>
      </w:r>
      <w:r w:rsidR="003024DD">
        <w:fldChar w:fldCharType="begin"/>
      </w:r>
      <w:r>
        <w:instrText xml:space="preserve"> SEQ Figura \* ARABIC </w:instrText>
      </w:r>
      <w:r w:rsidR="003024DD">
        <w:fldChar w:fldCharType="separate"/>
      </w:r>
      <w:r w:rsidR="0094392F">
        <w:rPr>
          <w:noProof/>
        </w:rPr>
        <w:t>20</w:t>
      </w:r>
      <w:r w:rsidR="003024DD">
        <w:fldChar w:fldCharType="end"/>
      </w:r>
      <w:r w:rsidR="00175A78">
        <w:t xml:space="preserve"> </w:t>
      </w:r>
      <w:r w:rsidR="00175A78" w:rsidRPr="00E0393A">
        <w:t>- Teste 3</w:t>
      </w:r>
      <w:bookmarkEnd w:id="77"/>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70189EEC" wp14:editId="7B95BA0B">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78" w:name="_Toc373375438"/>
      <w:r>
        <w:t xml:space="preserve">Figura </w:t>
      </w:r>
      <w:r w:rsidR="003024DD">
        <w:fldChar w:fldCharType="begin"/>
      </w:r>
      <w:r>
        <w:instrText xml:space="preserve"> SEQ Figura \* ARABIC </w:instrText>
      </w:r>
      <w:r w:rsidR="003024DD">
        <w:fldChar w:fldCharType="separate"/>
      </w:r>
      <w:r w:rsidR="0094392F">
        <w:rPr>
          <w:noProof/>
        </w:rPr>
        <w:t>21</w:t>
      </w:r>
      <w:r w:rsidR="003024DD">
        <w:fldChar w:fldCharType="end"/>
      </w:r>
      <w:r w:rsidR="00175A78" w:rsidRPr="00E0393A">
        <w:t xml:space="preserve"> - Teste 5</w:t>
      </w:r>
      <w:bookmarkEnd w:id="78"/>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3A0F3102" wp14:editId="73D7DAB0">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79" w:name="_Toc373375439"/>
      <w:r>
        <w:t xml:space="preserve">Figura </w:t>
      </w:r>
      <w:r w:rsidR="003024DD">
        <w:fldChar w:fldCharType="begin"/>
      </w:r>
      <w:r>
        <w:instrText xml:space="preserve"> SEQ Figura \* ARABIC </w:instrText>
      </w:r>
      <w:r w:rsidR="003024DD">
        <w:fldChar w:fldCharType="separate"/>
      </w:r>
      <w:r w:rsidR="0094392F">
        <w:rPr>
          <w:noProof/>
        </w:rPr>
        <w:t>22</w:t>
      </w:r>
      <w:r w:rsidR="003024DD">
        <w:fldChar w:fldCharType="end"/>
      </w:r>
      <w:r w:rsidR="00175A78" w:rsidRPr="00E0393A">
        <w:t xml:space="preserve"> - Teste 7</w:t>
      </w:r>
      <w:bookmarkEnd w:id="79"/>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3AED7E49" wp14:editId="4412832C">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44F" w:rsidRDefault="004D6995" w:rsidP="00A63EC3">
      <w:pPr>
        <w:pStyle w:val="tex"/>
        <w:jc w:val="center"/>
      </w:pPr>
      <w:bookmarkStart w:id="80" w:name="_Toc373375440"/>
      <w:r>
        <w:t xml:space="preserve">Figura </w:t>
      </w:r>
      <w:r w:rsidR="003024DD">
        <w:fldChar w:fldCharType="begin"/>
      </w:r>
      <w:r>
        <w:instrText xml:space="preserve"> SEQ Figura \* ARABIC </w:instrText>
      </w:r>
      <w:r w:rsidR="003024DD">
        <w:fldChar w:fldCharType="separate"/>
      </w:r>
      <w:r w:rsidR="0094392F">
        <w:rPr>
          <w:noProof/>
        </w:rPr>
        <w:t>23</w:t>
      </w:r>
      <w:r w:rsidR="003024DD">
        <w:fldChar w:fldCharType="end"/>
      </w:r>
      <w:r w:rsidR="00175A78" w:rsidRPr="00E0393A">
        <w:t xml:space="preserve"> - Teste 9</w:t>
      </w:r>
      <w:bookmarkEnd w:id="80"/>
    </w:p>
    <w:p w:rsidR="005C33E9" w:rsidRDefault="005C33E9">
      <w:pPr>
        <w:rPr>
          <w:rFonts w:ascii="Times New Roman" w:hAnsi="Times New Roman" w:cs="Times New Roman"/>
          <w:sz w:val="24"/>
          <w:szCs w:val="24"/>
        </w:rPr>
      </w:pPr>
      <w:r>
        <w:br w:type="page"/>
      </w:r>
    </w:p>
    <w:p w:rsidR="005C33E9" w:rsidRPr="00E0393A" w:rsidRDefault="005C33E9" w:rsidP="00A63EC3">
      <w:pPr>
        <w:pStyle w:val="tex"/>
        <w:jc w:val="center"/>
      </w:pPr>
    </w:p>
    <w:p w:rsidR="00AA3F93" w:rsidRPr="000E0D51"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81" w:name="_Toc373375545"/>
      <w:r w:rsidRPr="000E0D51">
        <w:rPr>
          <w:rFonts w:ascii="Times New Roman" w:hAnsi="Times New Roman" w:cs="Times New Roman"/>
          <w:b/>
          <w:sz w:val="24"/>
          <w:szCs w:val="24"/>
        </w:rPr>
        <w:t>Resultados</w:t>
      </w:r>
      <w:bookmarkEnd w:id="81"/>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w:t>
      </w:r>
      <w:r w:rsidR="000E0D51">
        <w:t>à</w:t>
      </w:r>
      <w:r>
        <w:t xml:space="preserve">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777AA0" w:rsidRPr="00E0393A" w:rsidRDefault="00777AA0" w:rsidP="002C0BF3">
      <w:pPr>
        <w:pStyle w:val="tex"/>
      </w:pPr>
    </w:p>
    <w:p w:rsidR="00AA3F93" w:rsidRPr="000E0D51" w:rsidRDefault="0081750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82" w:name="_Toc373375546"/>
      <w:r w:rsidRPr="000E0D51">
        <w:rPr>
          <w:rFonts w:ascii="Times New Roman" w:hAnsi="Times New Roman" w:cs="Times New Roman"/>
          <w:b/>
          <w:sz w:val="24"/>
          <w:szCs w:val="24"/>
        </w:rPr>
        <w:t>Algoritmo Genético</w:t>
      </w:r>
      <w:bookmarkEnd w:id="82"/>
    </w:p>
    <w:p w:rsidR="00AA3F93" w:rsidRPr="00E0393A" w:rsidRDefault="00AA3F93" w:rsidP="00293FFA">
      <w:pPr>
        <w:pStyle w:val="tex"/>
        <w:ind w:firstLine="360"/>
      </w:pPr>
    </w:p>
    <w:p w:rsidR="00C8444F" w:rsidRDefault="00C8444F" w:rsidP="00293FFA">
      <w:pPr>
        <w:pStyle w:val="tex"/>
        <w:ind w:firstLine="360"/>
      </w:pPr>
      <w:r w:rsidRPr="00D8378B">
        <w:t>Os valores da tabela a seguir referem-se a execução do algoritmo genético para pelo menos uma repetição de cada caso de teste.</w:t>
      </w:r>
      <w:r w:rsidR="000E0D51">
        <w:t xml:space="preserve"> </w:t>
      </w:r>
    </w:p>
    <w:p w:rsidR="000E0D51" w:rsidRDefault="000E0D51" w:rsidP="00293FFA">
      <w:pPr>
        <w:pStyle w:val="tex"/>
        <w:ind w:firstLine="360"/>
      </w:pPr>
      <w:r>
        <w:t>O número de roteadores em cada teste foi definido como sendo a quantidade mínima necessária para o algoritmo genético encontrar uma solução ótima.</w:t>
      </w:r>
    </w:p>
    <w:p w:rsidR="000E0D51" w:rsidRPr="00D8378B" w:rsidRDefault="000E0D51">
      <w:pPr>
        <w:pStyle w:val="tex"/>
        <w:jc w:val="center"/>
        <w:pPrChange w:id="83" w:author="Gabriel Secco" w:date="2013-11-28T03:29:00Z">
          <w:pPr>
            <w:pStyle w:val="tex"/>
          </w:pPr>
        </w:pPrChange>
      </w:pPr>
      <w:r w:rsidRPr="000E0D51">
        <w:rPr>
          <w:sz w:val="20"/>
        </w:rPr>
        <w:t xml:space="preserve">Tabela </w:t>
      </w:r>
      <w:r w:rsidRPr="000E0D51">
        <w:rPr>
          <w:sz w:val="20"/>
        </w:rPr>
        <w:fldChar w:fldCharType="begin"/>
      </w:r>
      <w:r w:rsidRPr="000E0D51">
        <w:rPr>
          <w:sz w:val="20"/>
        </w:rPr>
        <w:instrText xml:space="preserve"> SEQ Tabela \* ARABIC </w:instrText>
      </w:r>
      <w:r w:rsidRPr="000E0D51">
        <w:rPr>
          <w:sz w:val="20"/>
        </w:rPr>
        <w:fldChar w:fldCharType="separate"/>
      </w:r>
      <w:r w:rsidR="0094392F">
        <w:rPr>
          <w:noProof/>
          <w:sz w:val="20"/>
        </w:rPr>
        <w:t>6</w:t>
      </w:r>
      <w:r w:rsidRPr="000E0D51">
        <w:rPr>
          <w:sz w:val="20"/>
        </w:rPr>
        <w:fldChar w:fldCharType="end"/>
      </w:r>
      <w:r w:rsidRPr="000E0D51">
        <w:rPr>
          <w:sz w:val="20"/>
        </w:rPr>
        <w:t xml:space="preserve"> – Resultados do Algoritmo Genético para os testes 1-10.</w:t>
      </w:r>
    </w:p>
    <w:tbl>
      <w:tblPr>
        <w:tblW w:w="8780" w:type="dxa"/>
        <w:jc w:val="center"/>
        <w:tblLook w:val="04A0" w:firstRow="1" w:lastRow="0" w:firstColumn="1" w:lastColumn="0" w:noHBand="0" w:noVBand="1"/>
      </w:tblPr>
      <w:tblGrid>
        <w:gridCol w:w="1160"/>
        <w:gridCol w:w="1376"/>
        <w:gridCol w:w="3100"/>
        <w:gridCol w:w="1560"/>
        <w:gridCol w:w="1720"/>
      </w:tblGrid>
      <w:tr w:rsidR="00373EA5" w:rsidRPr="00D8378B" w:rsidTr="00373EA5">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Teste</w:t>
            </w:r>
          </w:p>
        </w:tc>
        <w:tc>
          <w:tcPr>
            <w:tcW w:w="124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Roteadores</w:t>
            </w:r>
          </w:p>
        </w:tc>
        <w:tc>
          <w:tcPr>
            <w:tcW w:w="310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População</w:t>
            </w:r>
          </w:p>
        </w:tc>
        <w:tc>
          <w:tcPr>
            <w:tcW w:w="15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Iterações</w:t>
            </w:r>
          </w:p>
        </w:tc>
        <w:tc>
          <w:tcPr>
            <w:tcW w:w="172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Maior aptidão</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9,5</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9,2653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9,2893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17</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9,1519</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8</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18</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9,1728</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9,1142</w:t>
            </w:r>
          </w:p>
        </w:tc>
      </w:tr>
      <w:tr w:rsidR="00373EA5" w:rsidRPr="00D8378B" w:rsidTr="00373EA5">
        <w:trPr>
          <w:trHeight w:val="330"/>
          <w:jc w:val="center"/>
        </w:trPr>
        <w:tc>
          <w:tcPr>
            <w:tcW w:w="11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10</w:t>
            </w:r>
          </w:p>
        </w:tc>
        <w:tc>
          <w:tcPr>
            <w:tcW w:w="124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9,161</w:t>
            </w:r>
          </w:p>
        </w:tc>
      </w:tr>
    </w:tbl>
    <w:p w:rsidR="00A63EC3" w:rsidRDefault="00A63EC3" w:rsidP="00334034">
      <w:pPr>
        <w:pStyle w:val="tex"/>
        <w:ind w:firstLine="708"/>
        <w:jc w:val="both"/>
      </w:pPr>
    </w:p>
    <w:p w:rsidR="00890D28" w:rsidRDefault="00EC4420" w:rsidP="00334034">
      <w:pPr>
        <w:pStyle w:val="tex"/>
        <w:ind w:firstLine="708"/>
        <w:jc w:val="both"/>
      </w:pPr>
      <w:r>
        <w:t xml:space="preserve">As ilustrações </w:t>
      </w:r>
      <w:r w:rsidR="00174BC7" w:rsidRPr="00E0393A">
        <w:t>a seguir apresentam os resultados dos testes 1 a 10.</w:t>
      </w:r>
    </w:p>
    <w:p w:rsidR="00A6447C" w:rsidRDefault="00890D28" w:rsidP="00890D28">
      <w:pPr>
        <w:pStyle w:val="tex"/>
        <w:jc w:val="center"/>
      </w:pPr>
      <w:r>
        <w:rPr>
          <w:noProof/>
          <w:lang w:val="en-US"/>
        </w:rPr>
        <w:lastRenderedPageBreak/>
        <w:drawing>
          <wp:inline distT="0" distB="0" distL="0" distR="0" wp14:anchorId="153F01DC" wp14:editId="2D37045A">
            <wp:extent cx="3762375" cy="3354407"/>
            <wp:effectExtent l="0" t="0" r="0" b="0"/>
            <wp:docPr id="33" name="Picture 33" descr="Macintosh HD:Users:carlossobrinho:TG:coverage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overageteste9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1174" cy="3380084"/>
                    </a:xfrm>
                    <a:prstGeom prst="rect">
                      <a:avLst/>
                    </a:prstGeom>
                    <a:noFill/>
                    <a:ln>
                      <a:noFill/>
                    </a:ln>
                  </pic:spPr>
                </pic:pic>
              </a:graphicData>
            </a:graphic>
          </wp:inline>
        </w:drawing>
      </w:r>
    </w:p>
    <w:p w:rsidR="00890D28" w:rsidRDefault="004D6995" w:rsidP="00A6447C">
      <w:pPr>
        <w:pStyle w:val="tex"/>
        <w:jc w:val="center"/>
      </w:pPr>
      <w:bookmarkStart w:id="84" w:name="_Toc373375441"/>
      <w:r>
        <w:t xml:space="preserve">Figura </w:t>
      </w:r>
      <w:r w:rsidR="003024DD">
        <w:fldChar w:fldCharType="begin"/>
      </w:r>
      <w:r>
        <w:instrText xml:space="preserve"> SEQ Figura \* ARABIC </w:instrText>
      </w:r>
      <w:r w:rsidR="003024DD">
        <w:fldChar w:fldCharType="separate"/>
      </w:r>
      <w:r w:rsidR="0094392F">
        <w:rPr>
          <w:noProof/>
        </w:rPr>
        <w:t>24</w:t>
      </w:r>
      <w:r w:rsidR="003024DD">
        <w:fldChar w:fldCharType="end"/>
      </w:r>
      <w:r w:rsidR="00210566" w:rsidRPr="00E0393A">
        <w:t xml:space="preserve"> – Mapa de sensores cobertos para o teste 1.</w:t>
      </w:r>
      <w:bookmarkEnd w:id="84"/>
    </w:p>
    <w:p w:rsidR="00A6447C" w:rsidRPr="00334034" w:rsidRDefault="00890D28" w:rsidP="00334034">
      <w:pPr>
        <w:pStyle w:val="tex"/>
        <w:jc w:val="center"/>
      </w:pPr>
      <w:r>
        <w:rPr>
          <w:noProof/>
          <w:lang w:val="en-US"/>
        </w:rPr>
        <w:drawing>
          <wp:inline distT="0" distB="0" distL="0" distR="0" wp14:anchorId="32AEC9B6" wp14:editId="767D1CDC">
            <wp:extent cx="3800475" cy="3388375"/>
            <wp:effectExtent l="0" t="0" r="0" b="2540"/>
            <wp:docPr id="4" name="Picture 4" descr="Macintosh HD:Users:carlossobrinho:TG:cc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ccteste9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8043" cy="3395122"/>
                    </a:xfrm>
                    <a:prstGeom prst="rect">
                      <a:avLst/>
                    </a:prstGeom>
                    <a:noFill/>
                    <a:ln>
                      <a:noFill/>
                    </a:ln>
                  </pic:spPr>
                </pic:pic>
              </a:graphicData>
            </a:graphic>
          </wp:inline>
        </w:drawing>
      </w:r>
    </w:p>
    <w:p w:rsidR="00A00CE2" w:rsidRDefault="00210566" w:rsidP="00A63EC3">
      <w:pPr>
        <w:pStyle w:val="tex"/>
        <w:ind w:right="-19"/>
        <w:jc w:val="center"/>
      </w:pPr>
      <w:bookmarkStart w:id="85" w:name="_Toc373375442"/>
      <w:r>
        <w:t xml:space="preserve">Figura </w:t>
      </w:r>
      <w:r w:rsidR="003024DD">
        <w:fldChar w:fldCharType="begin"/>
      </w:r>
      <w:r>
        <w:instrText xml:space="preserve"> SEQ Figura \* ARABIC </w:instrText>
      </w:r>
      <w:r w:rsidR="003024DD">
        <w:fldChar w:fldCharType="separate"/>
      </w:r>
      <w:r w:rsidR="0094392F">
        <w:rPr>
          <w:noProof/>
        </w:rPr>
        <w:t>25</w:t>
      </w:r>
      <w:r w:rsidR="003024DD">
        <w:fldChar w:fldCharType="end"/>
      </w:r>
      <w:r w:rsidRPr="00E0393A">
        <w:t xml:space="preserve"> – Mapa para visualização de comunicação entre roteadores, </w:t>
      </w:r>
      <w:proofErr w:type="gramStart"/>
      <w:r w:rsidRPr="00E0393A">
        <w:t xml:space="preserve">considerando </w:t>
      </w:r>
      <m:oMath>
        <m:r>
          <w:rPr>
            <w:rFonts w:ascii="Cambria Math" w:hAnsi="Cambria Math"/>
          </w:rPr>
          <m:t>range_router</m:t>
        </m:r>
      </m:oMath>
      <w:r w:rsidRPr="00E0393A">
        <w:t xml:space="preserve"> para</w:t>
      </w:r>
      <w:proofErr w:type="gramEnd"/>
      <w:r w:rsidRPr="00E0393A">
        <w:t xml:space="preserve"> o teste 1.</w:t>
      </w:r>
      <w:bookmarkEnd w:id="85"/>
    </w:p>
    <w:p w:rsidR="00890D28" w:rsidRDefault="00890D28" w:rsidP="00890D28">
      <w:pPr>
        <w:pStyle w:val="tex"/>
        <w:ind w:right="-19"/>
        <w:jc w:val="center"/>
      </w:pPr>
    </w:p>
    <w:p w:rsidR="004D6995" w:rsidRPr="00210566" w:rsidRDefault="00890D28" w:rsidP="00334034">
      <w:pPr>
        <w:pStyle w:val="tex"/>
        <w:ind w:right="-19"/>
        <w:jc w:val="center"/>
      </w:pPr>
      <w:r>
        <w:rPr>
          <w:noProof/>
          <w:lang w:val="en-US"/>
        </w:rPr>
        <w:lastRenderedPageBreak/>
        <w:drawing>
          <wp:inline distT="0" distB="0" distL="0" distR="0" wp14:anchorId="38C92AA5" wp14:editId="1875C633">
            <wp:extent cx="3790950" cy="2840929"/>
            <wp:effectExtent l="0" t="0" r="0" b="0"/>
            <wp:docPr id="3" name="Picture 3" descr="Macintosh HD:Users:carlossobrinho:TG:avg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avgteste9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1224" cy="2863617"/>
                    </a:xfrm>
                    <a:prstGeom prst="rect">
                      <a:avLst/>
                    </a:prstGeom>
                    <a:noFill/>
                    <a:ln>
                      <a:noFill/>
                    </a:ln>
                  </pic:spPr>
                </pic:pic>
              </a:graphicData>
            </a:graphic>
          </wp:inline>
        </w:drawing>
      </w:r>
    </w:p>
    <w:p w:rsidR="00777747" w:rsidRPr="00E0393A" w:rsidDel="00FA5F7C" w:rsidRDefault="004D6995" w:rsidP="00334034">
      <w:pPr>
        <w:pStyle w:val="tex"/>
        <w:jc w:val="center"/>
        <w:rPr>
          <w:del w:id="86" w:author="ceciliaccesar" w:date="2013-11-25T15:17:00Z"/>
        </w:rPr>
      </w:pPr>
      <w:bookmarkStart w:id="87" w:name="_Toc373375443"/>
      <w:r>
        <w:t xml:space="preserve">Figura </w:t>
      </w:r>
      <w:r w:rsidR="003024DD">
        <w:fldChar w:fldCharType="begin"/>
      </w:r>
      <w:r>
        <w:instrText xml:space="preserve"> SEQ Figura \* ARABIC </w:instrText>
      </w:r>
      <w:r w:rsidR="003024DD">
        <w:fldChar w:fldCharType="separate"/>
      </w:r>
      <w:r w:rsidR="0094392F">
        <w:rPr>
          <w:noProof/>
        </w:rPr>
        <w:t>26</w:t>
      </w:r>
      <w:r w:rsidR="003024DD">
        <w:fldChar w:fldCharType="end"/>
      </w:r>
      <w:r w:rsidR="00210566" w:rsidRPr="00E0393A">
        <w:t xml:space="preserve"> - Evolução da aptidão do teste 1.</w:t>
      </w:r>
      <w:bookmarkEnd w:id="87"/>
    </w:p>
    <w:p w:rsidR="00777747" w:rsidRPr="00E0393A" w:rsidRDefault="00777747" w:rsidP="00334034">
      <w:pPr>
        <w:spacing w:line="360" w:lineRule="auto"/>
        <w:rPr>
          <w:rFonts w:ascii="Times New Roman" w:hAnsi="Times New Roman" w:cs="Times New Roman"/>
        </w:rPr>
      </w:pPr>
    </w:p>
    <w:p w:rsidR="004D6995" w:rsidRDefault="00583979" w:rsidP="004D6995">
      <w:pPr>
        <w:keepNext/>
        <w:spacing w:line="360" w:lineRule="auto"/>
        <w:jc w:val="center"/>
      </w:pPr>
      <w:r>
        <w:rPr>
          <w:rFonts w:ascii="Times New Roman" w:hAnsi="Times New Roman" w:cs="Times New Roman"/>
          <w:noProof/>
          <w:lang w:val="en-US"/>
        </w:rPr>
        <w:drawing>
          <wp:inline distT="0" distB="0" distL="0" distR="0" wp14:anchorId="7941463A" wp14:editId="583005A5">
            <wp:extent cx="4269124" cy="3781425"/>
            <wp:effectExtent l="0" t="0" r="0" b="0"/>
            <wp:docPr id="9" name="Picture 9" descr="C:\Users\Gabriel\Documents\GitHub\TG\coverage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cuments\GitHub\TG\coverageteste60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3999" cy="3794601"/>
                    </a:xfrm>
                    <a:prstGeom prst="rect">
                      <a:avLst/>
                    </a:prstGeom>
                    <a:noFill/>
                    <a:ln>
                      <a:noFill/>
                    </a:ln>
                  </pic:spPr>
                </pic:pic>
              </a:graphicData>
            </a:graphic>
          </wp:inline>
        </w:drawing>
      </w:r>
    </w:p>
    <w:p w:rsidR="004D6995" w:rsidRDefault="004D6995" w:rsidP="00210566">
      <w:pPr>
        <w:pStyle w:val="tex"/>
        <w:jc w:val="center"/>
      </w:pPr>
      <w:bookmarkStart w:id="88" w:name="_Toc373375444"/>
      <w:r>
        <w:t xml:space="preserve">Figura </w:t>
      </w:r>
      <w:r w:rsidR="003024DD">
        <w:fldChar w:fldCharType="begin"/>
      </w:r>
      <w:r>
        <w:instrText xml:space="preserve"> SEQ Figura \* ARABIC </w:instrText>
      </w:r>
      <w:r w:rsidR="003024DD">
        <w:fldChar w:fldCharType="separate"/>
      </w:r>
      <w:r w:rsidR="0094392F">
        <w:rPr>
          <w:noProof/>
        </w:rPr>
        <w:t>27</w:t>
      </w:r>
      <w:r w:rsidR="003024DD">
        <w:fldChar w:fldCharType="end"/>
      </w:r>
      <w:r w:rsidR="00210566" w:rsidRPr="00E0393A">
        <w:t xml:space="preserve"> – Mapa de sensores cobertos para o teste 2.</w:t>
      </w:r>
      <w:bookmarkEnd w:id="88"/>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45557E68" wp14:editId="7BDF3218">
            <wp:extent cx="4333644" cy="3838575"/>
            <wp:effectExtent l="0" t="0" r="0" b="0"/>
            <wp:docPr id="10" name="Picture 10" descr="C:\Users\Gabriel\Documents\GitHub\TG\cc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ccteste6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49858" cy="3852936"/>
                    </a:xfrm>
                    <a:prstGeom prst="rect">
                      <a:avLst/>
                    </a:prstGeom>
                    <a:noFill/>
                    <a:ln>
                      <a:noFill/>
                    </a:ln>
                  </pic:spPr>
                </pic:pic>
              </a:graphicData>
            </a:graphic>
          </wp:inline>
        </w:drawing>
      </w:r>
    </w:p>
    <w:p w:rsidR="00777747" w:rsidRPr="00E0393A" w:rsidRDefault="004D6995" w:rsidP="00334034">
      <w:pPr>
        <w:pStyle w:val="tex"/>
        <w:jc w:val="center"/>
      </w:pPr>
      <w:bookmarkStart w:id="89" w:name="_Toc373375445"/>
      <w:r>
        <w:t xml:space="preserve">Figura </w:t>
      </w:r>
      <w:r w:rsidR="003024DD">
        <w:fldChar w:fldCharType="begin"/>
      </w:r>
      <w:r>
        <w:instrText xml:space="preserve"> SEQ Figura \* ARABIC </w:instrText>
      </w:r>
      <w:r w:rsidR="003024DD">
        <w:fldChar w:fldCharType="separate"/>
      </w:r>
      <w:r w:rsidR="0094392F">
        <w:rPr>
          <w:noProof/>
        </w:rPr>
        <w:t>28</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2.</w:t>
      </w:r>
      <w:bookmarkEnd w:id="89"/>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3C91CC83" wp14:editId="405F98EE">
            <wp:extent cx="4495800" cy="3371850"/>
            <wp:effectExtent l="0" t="0" r="0" b="0"/>
            <wp:docPr id="14" name="Picture 14" descr="C:\Users\Gabriel\Documents\GitHub\TG\avg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avgteste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3873" cy="3377905"/>
                    </a:xfrm>
                    <a:prstGeom prst="rect">
                      <a:avLst/>
                    </a:prstGeom>
                    <a:noFill/>
                    <a:ln>
                      <a:noFill/>
                    </a:ln>
                  </pic:spPr>
                </pic:pic>
              </a:graphicData>
            </a:graphic>
          </wp:inline>
        </w:drawing>
      </w:r>
    </w:p>
    <w:p w:rsidR="00777747" w:rsidRPr="00E0393A" w:rsidDel="00FA5F7C" w:rsidRDefault="004D6995" w:rsidP="00334034">
      <w:pPr>
        <w:pStyle w:val="tex"/>
        <w:jc w:val="center"/>
        <w:rPr>
          <w:del w:id="90" w:author="ceciliaccesar" w:date="2013-11-25T15:19:00Z"/>
        </w:rPr>
      </w:pPr>
      <w:bookmarkStart w:id="91" w:name="_Toc373375446"/>
      <w:r>
        <w:t xml:space="preserve">Figura </w:t>
      </w:r>
      <w:r w:rsidR="003024DD">
        <w:fldChar w:fldCharType="begin"/>
      </w:r>
      <w:r>
        <w:instrText xml:space="preserve"> SEQ Figura \* ARABIC </w:instrText>
      </w:r>
      <w:r w:rsidR="003024DD">
        <w:fldChar w:fldCharType="separate"/>
      </w:r>
      <w:r w:rsidR="0094392F">
        <w:rPr>
          <w:noProof/>
        </w:rPr>
        <w:t>29</w:t>
      </w:r>
      <w:r w:rsidR="003024DD">
        <w:fldChar w:fldCharType="end"/>
      </w:r>
      <w:r w:rsidR="00210566" w:rsidRPr="00E0393A">
        <w:t xml:space="preserve"> - Evolução da aptidão do teste 2.</w:t>
      </w:r>
      <w:bookmarkEnd w:id="91"/>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E7AA60C" wp14:editId="3240EE0E">
            <wp:extent cx="4473437" cy="3962400"/>
            <wp:effectExtent l="0" t="0" r="3810" b="0"/>
            <wp:docPr id="15" name="Picture 15" descr="C:\Users\Gabriel\Documents\GitHub\TG\coverage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coverageteste60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4139" cy="3971880"/>
                    </a:xfrm>
                    <a:prstGeom prst="rect">
                      <a:avLst/>
                    </a:prstGeom>
                    <a:noFill/>
                    <a:ln>
                      <a:noFill/>
                    </a:ln>
                  </pic:spPr>
                </pic:pic>
              </a:graphicData>
            </a:graphic>
          </wp:inline>
        </w:drawing>
      </w:r>
    </w:p>
    <w:p w:rsidR="00777747" w:rsidRPr="00E0393A" w:rsidRDefault="004D6995" w:rsidP="00210566">
      <w:pPr>
        <w:pStyle w:val="tex"/>
        <w:jc w:val="center"/>
      </w:pPr>
      <w:bookmarkStart w:id="92" w:name="_Toc373375447"/>
      <w:r>
        <w:t xml:space="preserve">Figura </w:t>
      </w:r>
      <w:r w:rsidR="003024DD">
        <w:fldChar w:fldCharType="begin"/>
      </w:r>
      <w:r>
        <w:instrText xml:space="preserve"> SEQ Figura \* ARABIC </w:instrText>
      </w:r>
      <w:r w:rsidR="003024DD">
        <w:fldChar w:fldCharType="separate"/>
      </w:r>
      <w:r w:rsidR="0094392F">
        <w:rPr>
          <w:noProof/>
        </w:rPr>
        <w:t>30</w:t>
      </w:r>
      <w:r w:rsidR="003024DD">
        <w:fldChar w:fldCharType="end"/>
      </w:r>
      <w:r w:rsidR="00210566" w:rsidRPr="00E0393A">
        <w:t xml:space="preserve"> – Mapa de sensores cobertos para o teste 3.</w:t>
      </w:r>
      <w:bookmarkEnd w:id="92"/>
    </w:p>
    <w:p w:rsidR="004D6995" w:rsidRDefault="004C6F30" w:rsidP="004D6995">
      <w:pPr>
        <w:keepNext/>
        <w:spacing w:line="360" w:lineRule="auto"/>
        <w:jc w:val="center"/>
      </w:pPr>
      <w:r>
        <w:rPr>
          <w:rFonts w:ascii="Times New Roman" w:hAnsi="Times New Roman" w:cs="Times New Roman"/>
          <w:noProof/>
          <w:lang w:val="en-US"/>
        </w:rPr>
        <w:lastRenderedPageBreak/>
        <w:drawing>
          <wp:inline distT="0" distB="0" distL="0" distR="0" wp14:anchorId="7FF964CD" wp14:editId="1D9D04E3">
            <wp:extent cx="4473438" cy="3962400"/>
            <wp:effectExtent l="0" t="0" r="3810" b="0"/>
            <wp:docPr id="16" name="Picture 16" descr="C:\Users\Gabriel\Documents\GitHub\TG\cc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ccteste6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3636" cy="3971433"/>
                    </a:xfrm>
                    <a:prstGeom prst="rect">
                      <a:avLst/>
                    </a:prstGeom>
                    <a:noFill/>
                    <a:ln>
                      <a:noFill/>
                    </a:ln>
                  </pic:spPr>
                </pic:pic>
              </a:graphicData>
            </a:graphic>
          </wp:inline>
        </w:drawing>
      </w:r>
    </w:p>
    <w:p w:rsidR="00777747" w:rsidRPr="00E0393A" w:rsidRDefault="004D6995" w:rsidP="00334034">
      <w:pPr>
        <w:pStyle w:val="tex"/>
        <w:jc w:val="center"/>
      </w:pPr>
      <w:bookmarkStart w:id="93" w:name="_Toc373375448"/>
      <w:r>
        <w:t xml:space="preserve">Figura </w:t>
      </w:r>
      <w:r w:rsidR="003024DD">
        <w:fldChar w:fldCharType="begin"/>
      </w:r>
      <w:r>
        <w:instrText xml:space="preserve"> SEQ Figura \* ARABIC </w:instrText>
      </w:r>
      <w:r w:rsidR="003024DD">
        <w:fldChar w:fldCharType="separate"/>
      </w:r>
      <w:r w:rsidR="0094392F">
        <w:rPr>
          <w:noProof/>
        </w:rPr>
        <w:t>31</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3.</w:t>
      </w:r>
      <w:bookmarkEnd w:id="93"/>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BD1280C" wp14:editId="11FA14F3">
            <wp:extent cx="4432300" cy="3324225"/>
            <wp:effectExtent l="0" t="0" r="6350" b="9525"/>
            <wp:docPr id="21" name="Picture 21" descr="C:\Users\Gabriel\Documents\GitHub\TG\avg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avgteste6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2964" cy="3332223"/>
                    </a:xfrm>
                    <a:prstGeom prst="rect">
                      <a:avLst/>
                    </a:prstGeom>
                    <a:noFill/>
                    <a:ln>
                      <a:noFill/>
                    </a:ln>
                  </pic:spPr>
                </pic:pic>
              </a:graphicData>
            </a:graphic>
          </wp:inline>
        </w:drawing>
      </w:r>
    </w:p>
    <w:p w:rsidR="00777747" w:rsidRPr="00E0393A" w:rsidRDefault="004D6995" w:rsidP="00334034">
      <w:pPr>
        <w:pStyle w:val="tex"/>
        <w:jc w:val="center"/>
      </w:pPr>
      <w:bookmarkStart w:id="94" w:name="_Toc373375449"/>
      <w:r>
        <w:t xml:space="preserve">Figura </w:t>
      </w:r>
      <w:r w:rsidR="003024DD">
        <w:fldChar w:fldCharType="begin"/>
      </w:r>
      <w:r>
        <w:instrText xml:space="preserve"> SEQ Figura \* ARABIC </w:instrText>
      </w:r>
      <w:r w:rsidR="003024DD">
        <w:fldChar w:fldCharType="separate"/>
      </w:r>
      <w:r w:rsidR="0094392F">
        <w:rPr>
          <w:noProof/>
        </w:rPr>
        <w:t>32</w:t>
      </w:r>
      <w:r w:rsidR="003024DD">
        <w:fldChar w:fldCharType="end"/>
      </w:r>
      <w:r w:rsidR="00210566" w:rsidRPr="00E0393A">
        <w:t xml:space="preserve"> – Evolução da aptidão para o teste 3.</w:t>
      </w:r>
      <w:bookmarkEnd w:id="94"/>
    </w:p>
    <w:p w:rsidR="004D6995" w:rsidDel="00FA5F7C" w:rsidRDefault="003A62CA" w:rsidP="004D6995">
      <w:pPr>
        <w:keepNext/>
        <w:spacing w:line="360" w:lineRule="auto"/>
        <w:jc w:val="center"/>
        <w:rPr>
          <w:del w:id="95" w:author="ceciliaccesar" w:date="2013-11-25T15:20:00Z"/>
        </w:rPr>
      </w:pPr>
      <w:r>
        <w:rPr>
          <w:rFonts w:ascii="Times New Roman" w:hAnsi="Times New Roman" w:cs="Times New Roman"/>
          <w:noProof/>
          <w:lang w:val="en-US"/>
        </w:rPr>
        <w:lastRenderedPageBreak/>
        <w:drawing>
          <wp:inline distT="0" distB="0" distL="0" distR="0" wp14:anchorId="420277C8" wp14:editId="73BA14C3">
            <wp:extent cx="4048125" cy="3619183"/>
            <wp:effectExtent l="0" t="0" r="0" b="635"/>
            <wp:docPr id="76" name="Picture 76" descr="C:\Users\Gabriel\Downloads\coverage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wnloads\coverageteste64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69532" cy="3638322"/>
                    </a:xfrm>
                    <a:prstGeom prst="rect">
                      <a:avLst/>
                    </a:prstGeom>
                    <a:noFill/>
                    <a:ln>
                      <a:noFill/>
                    </a:ln>
                  </pic:spPr>
                </pic:pic>
              </a:graphicData>
            </a:graphic>
          </wp:inline>
        </w:drawing>
      </w:r>
    </w:p>
    <w:p w:rsidR="00777747" w:rsidRPr="00E0393A" w:rsidRDefault="004D6995">
      <w:pPr>
        <w:pStyle w:val="tex"/>
        <w:jc w:val="center"/>
        <w:pPrChange w:id="96" w:author="ceciliaccesar" w:date="2013-11-27T16:58:00Z">
          <w:pPr>
            <w:keepNext/>
            <w:spacing w:line="360" w:lineRule="auto"/>
            <w:jc w:val="center"/>
          </w:pPr>
        </w:pPrChange>
      </w:pPr>
      <w:bookmarkStart w:id="97" w:name="_Toc373375450"/>
      <w:r>
        <w:t xml:space="preserve">Figura </w:t>
      </w:r>
      <w:r w:rsidR="003024DD">
        <w:fldChar w:fldCharType="begin"/>
      </w:r>
      <w:r>
        <w:instrText xml:space="preserve"> SEQ Figura \* ARABIC </w:instrText>
      </w:r>
      <w:r w:rsidR="003024DD">
        <w:fldChar w:fldCharType="separate"/>
      </w:r>
      <w:r w:rsidR="0094392F">
        <w:rPr>
          <w:noProof/>
        </w:rPr>
        <w:t>33</w:t>
      </w:r>
      <w:r w:rsidR="003024DD">
        <w:fldChar w:fldCharType="end"/>
      </w:r>
      <w:r w:rsidR="00210566" w:rsidRPr="00E0393A">
        <w:t xml:space="preserve"> – Mapa de sensores cobertos para o teste 4.</w:t>
      </w:r>
      <w:bookmarkEnd w:id="97"/>
    </w:p>
    <w:p w:rsidR="004D6995" w:rsidRDefault="003A62CA" w:rsidP="004D6995">
      <w:pPr>
        <w:keepNext/>
        <w:spacing w:line="360" w:lineRule="auto"/>
        <w:jc w:val="center"/>
      </w:pPr>
      <w:r>
        <w:rPr>
          <w:rFonts w:ascii="Times New Roman" w:hAnsi="Times New Roman" w:cs="Times New Roman"/>
          <w:noProof/>
          <w:lang w:val="en-US"/>
        </w:rPr>
        <w:drawing>
          <wp:inline distT="0" distB="0" distL="0" distR="0" wp14:anchorId="44BB6644" wp14:editId="644F080E">
            <wp:extent cx="3990975" cy="3568090"/>
            <wp:effectExtent l="0" t="0" r="0" b="0"/>
            <wp:docPr id="81" name="Picture 81" descr="C:\Users\Gabriel\Downloads\cc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wnloads\ccteste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8414" cy="3574741"/>
                    </a:xfrm>
                    <a:prstGeom prst="rect">
                      <a:avLst/>
                    </a:prstGeom>
                    <a:noFill/>
                    <a:ln>
                      <a:noFill/>
                    </a:ln>
                  </pic:spPr>
                </pic:pic>
              </a:graphicData>
            </a:graphic>
          </wp:inline>
        </w:drawing>
      </w:r>
    </w:p>
    <w:p w:rsidR="00777747" w:rsidRPr="00E0393A" w:rsidRDefault="004D6995" w:rsidP="00210566">
      <w:pPr>
        <w:pStyle w:val="tex"/>
        <w:jc w:val="center"/>
      </w:pPr>
      <w:bookmarkStart w:id="98" w:name="_Toc373375451"/>
      <w:r>
        <w:t xml:space="preserve">Figura </w:t>
      </w:r>
      <w:r w:rsidR="003024DD">
        <w:fldChar w:fldCharType="begin"/>
      </w:r>
      <w:r>
        <w:instrText xml:space="preserve"> SEQ Figura \* ARABIC </w:instrText>
      </w:r>
      <w:r w:rsidR="003024DD">
        <w:fldChar w:fldCharType="separate"/>
      </w:r>
      <w:r w:rsidR="0094392F">
        <w:rPr>
          <w:noProof/>
        </w:rPr>
        <w:t>34</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4.</w:t>
      </w:r>
      <w:bookmarkEnd w:id="98"/>
    </w:p>
    <w:p w:rsidR="00777747" w:rsidRPr="00E0393A" w:rsidRDefault="00777747" w:rsidP="00293FFA">
      <w:pPr>
        <w:spacing w:line="360" w:lineRule="auto"/>
        <w:jc w:val="center"/>
        <w:rPr>
          <w:rFonts w:ascii="Times New Roman" w:hAnsi="Times New Roman" w:cs="Times New Roman"/>
        </w:rPr>
      </w:pPr>
    </w:p>
    <w:p w:rsidR="00056D4F" w:rsidRDefault="003A62CA" w:rsidP="004D6995">
      <w:pPr>
        <w:keepNext/>
        <w:spacing w:line="360" w:lineRule="auto"/>
        <w:jc w:val="center"/>
      </w:pPr>
      <w:r>
        <w:rPr>
          <w:rFonts w:ascii="Times New Roman" w:hAnsi="Times New Roman" w:cs="Times New Roman"/>
          <w:noProof/>
          <w:lang w:val="en-US"/>
        </w:rPr>
        <w:lastRenderedPageBreak/>
        <w:drawing>
          <wp:inline distT="0" distB="0" distL="0" distR="0" wp14:anchorId="46F4FA9F" wp14:editId="3F3F7111">
            <wp:extent cx="3790950" cy="2843213"/>
            <wp:effectExtent l="0" t="0" r="0" b="0"/>
            <wp:docPr id="100" name="Picture 100" descr="C:\Users\Gabriel\Downloads\avg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wnloads\avgteste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01184" cy="2850889"/>
                    </a:xfrm>
                    <a:prstGeom prst="rect">
                      <a:avLst/>
                    </a:prstGeom>
                    <a:noFill/>
                    <a:ln>
                      <a:noFill/>
                    </a:ln>
                  </pic:spPr>
                </pic:pic>
              </a:graphicData>
            </a:graphic>
          </wp:inline>
        </w:drawing>
      </w:r>
    </w:p>
    <w:p w:rsidR="00334034" w:rsidRDefault="00056D4F" w:rsidP="00334034">
      <w:pPr>
        <w:pStyle w:val="tex"/>
        <w:jc w:val="center"/>
      </w:pPr>
      <w:bookmarkStart w:id="99" w:name="_Toc373375452"/>
      <w:r>
        <w:t xml:space="preserve">Figura </w:t>
      </w:r>
      <w:r w:rsidR="003024DD">
        <w:fldChar w:fldCharType="begin"/>
      </w:r>
      <w:r>
        <w:instrText xml:space="preserve"> SEQ Figura \* ARABIC </w:instrText>
      </w:r>
      <w:r w:rsidR="003024DD">
        <w:fldChar w:fldCharType="separate"/>
      </w:r>
      <w:r w:rsidR="0094392F">
        <w:rPr>
          <w:noProof/>
        </w:rPr>
        <w:t>35</w:t>
      </w:r>
      <w:r w:rsidR="003024DD">
        <w:fldChar w:fldCharType="end"/>
      </w:r>
      <w:r w:rsidR="00210566" w:rsidRPr="00E0393A">
        <w:t xml:space="preserve"> – Evolução da aptidão para o teste 4.</w:t>
      </w:r>
      <w:bookmarkEnd w:id="99"/>
    </w:p>
    <w:p w:rsidR="004D6995" w:rsidRDefault="00B9755D" w:rsidP="00334034">
      <w:pPr>
        <w:pStyle w:val="tex"/>
        <w:jc w:val="center"/>
      </w:pPr>
      <w:r>
        <w:rPr>
          <w:noProof/>
          <w:lang w:val="en-US"/>
        </w:rPr>
        <w:drawing>
          <wp:inline distT="0" distB="0" distL="0" distR="0" wp14:anchorId="7FE161B4" wp14:editId="046E3001">
            <wp:extent cx="4248150" cy="3762848"/>
            <wp:effectExtent l="0" t="0" r="0" b="9525"/>
            <wp:docPr id="22" name="Picture 22" descr="C:\Users\Gabriel\Documents\GitHub\TG\coverage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ocuments\GitHub\TG\coverageteste60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60892" cy="3774134"/>
                    </a:xfrm>
                    <a:prstGeom prst="rect">
                      <a:avLst/>
                    </a:prstGeom>
                    <a:noFill/>
                    <a:ln>
                      <a:noFill/>
                    </a:ln>
                  </pic:spPr>
                </pic:pic>
              </a:graphicData>
            </a:graphic>
          </wp:inline>
        </w:drawing>
      </w:r>
    </w:p>
    <w:p w:rsidR="00777747" w:rsidRPr="00E0393A" w:rsidRDefault="004D6995" w:rsidP="00210566">
      <w:pPr>
        <w:pStyle w:val="tex"/>
        <w:jc w:val="center"/>
      </w:pPr>
      <w:bookmarkStart w:id="100" w:name="_Toc373375453"/>
      <w:r>
        <w:t xml:space="preserve">Figura </w:t>
      </w:r>
      <w:r w:rsidR="003024DD">
        <w:fldChar w:fldCharType="begin"/>
      </w:r>
      <w:r>
        <w:instrText xml:space="preserve"> SEQ Figura \* ARABIC </w:instrText>
      </w:r>
      <w:r w:rsidR="003024DD">
        <w:fldChar w:fldCharType="separate"/>
      </w:r>
      <w:r w:rsidR="0094392F">
        <w:rPr>
          <w:noProof/>
        </w:rPr>
        <w:t>36</w:t>
      </w:r>
      <w:r w:rsidR="003024DD">
        <w:fldChar w:fldCharType="end"/>
      </w:r>
      <w:r w:rsidR="00210566" w:rsidRPr="00E0393A">
        <w:t xml:space="preserve"> - Mapa de sensores cobertos para o teste 5.</w:t>
      </w:r>
      <w:bookmarkEnd w:id="100"/>
    </w:p>
    <w:p w:rsidR="004D6995" w:rsidRDefault="00B9755D" w:rsidP="004D6995">
      <w:pPr>
        <w:keepNext/>
        <w:spacing w:line="360" w:lineRule="auto"/>
        <w:jc w:val="center"/>
      </w:pPr>
      <w:r>
        <w:rPr>
          <w:rFonts w:ascii="Times New Roman" w:hAnsi="Times New Roman" w:cs="Times New Roman"/>
          <w:noProof/>
          <w:lang w:val="en-US"/>
        </w:rPr>
        <w:lastRenderedPageBreak/>
        <w:drawing>
          <wp:inline distT="0" distB="0" distL="0" distR="0" wp14:anchorId="12344259" wp14:editId="79E21BB5">
            <wp:extent cx="4248150" cy="3762848"/>
            <wp:effectExtent l="0" t="0" r="0" b="9525"/>
            <wp:docPr id="23" name="Picture 23" descr="C:\Users\Gabriel\Documents\GitHub\TG\cc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ocuments\GitHub\TG\ccteste6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52547" cy="3766742"/>
                    </a:xfrm>
                    <a:prstGeom prst="rect">
                      <a:avLst/>
                    </a:prstGeom>
                    <a:noFill/>
                    <a:ln>
                      <a:noFill/>
                    </a:ln>
                  </pic:spPr>
                </pic:pic>
              </a:graphicData>
            </a:graphic>
          </wp:inline>
        </w:drawing>
      </w:r>
    </w:p>
    <w:p w:rsidR="00777747" w:rsidRDefault="004D6995" w:rsidP="00210566">
      <w:pPr>
        <w:pStyle w:val="tex"/>
        <w:jc w:val="center"/>
      </w:pPr>
      <w:bookmarkStart w:id="101" w:name="_Toc373375454"/>
      <w:r>
        <w:t xml:space="preserve">Figura </w:t>
      </w:r>
      <w:r w:rsidR="003024DD">
        <w:fldChar w:fldCharType="begin"/>
      </w:r>
      <w:r>
        <w:instrText xml:space="preserve"> SEQ Figura \* ARABIC </w:instrText>
      </w:r>
      <w:r w:rsidR="003024DD">
        <w:fldChar w:fldCharType="separate"/>
      </w:r>
      <w:r w:rsidR="0094392F">
        <w:rPr>
          <w:noProof/>
        </w:rPr>
        <w:t>37</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5.</w:t>
      </w:r>
      <w:bookmarkEnd w:id="101"/>
    </w:p>
    <w:p w:rsidR="00334034" w:rsidRPr="00E0393A" w:rsidRDefault="00334034" w:rsidP="00210566">
      <w:pPr>
        <w:pStyle w:val="tex"/>
        <w:jc w:val="center"/>
      </w:pPr>
    </w:p>
    <w:p w:rsidR="004D6995" w:rsidRDefault="00B9755D" w:rsidP="004D6995">
      <w:pPr>
        <w:keepNext/>
        <w:spacing w:line="360" w:lineRule="auto"/>
        <w:jc w:val="center"/>
      </w:pPr>
      <w:r>
        <w:rPr>
          <w:rFonts w:ascii="Times New Roman" w:hAnsi="Times New Roman" w:cs="Times New Roman"/>
          <w:noProof/>
          <w:lang w:val="en-US"/>
        </w:rPr>
        <w:drawing>
          <wp:inline distT="0" distB="0" distL="0" distR="0" wp14:anchorId="724DE49D" wp14:editId="31485099">
            <wp:extent cx="3990975" cy="2993231"/>
            <wp:effectExtent l="0" t="0" r="0" b="0"/>
            <wp:docPr id="24" name="Picture 24" descr="C:\Users\Gabriel\Documents\GitHub\TG\avg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ocuments\GitHub\TG\avgteste6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7952" cy="2998464"/>
                    </a:xfrm>
                    <a:prstGeom prst="rect">
                      <a:avLst/>
                    </a:prstGeom>
                    <a:noFill/>
                    <a:ln>
                      <a:noFill/>
                    </a:ln>
                  </pic:spPr>
                </pic:pic>
              </a:graphicData>
            </a:graphic>
          </wp:inline>
        </w:drawing>
      </w:r>
    </w:p>
    <w:p w:rsidR="00777747" w:rsidRPr="00E0393A" w:rsidRDefault="004D6995" w:rsidP="00210566">
      <w:pPr>
        <w:pStyle w:val="tex"/>
        <w:jc w:val="center"/>
      </w:pPr>
      <w:bookmarkStart w:id="102" w:name="_Toc373375455"/>
      <w:r>
        <w:t xml:space="preserve">Figura </w:t>
      </w:r>
      <w:r w:rsidR="003024DD">
        <w:fldChar w:fldCharType="begin"/>
      </w:r>
      <w:r>
        <w:instrText xml:space="preserve"> SEQ Figura \* ARABIC </w:instrText>
      </w:r>
      <w:r w:rsidR="003024DD">
        <w:fldChar w:fldCharType="separate"/>
      </w:r>
      <w:r w:rsidR="0094392F">
        <w:rPr>
          <w:noProof/>
        </w:rPr>
        <w:t>38</w:t>
      </w:r>
      <w:r w:rsidR="003024DD">
        <w:fldChar w:fldCharType="end"/>
      </w:r>
      <w:r w:rsidR="00210566" w:rsidRPr="00E0393A">
        <w:t xml:space="preserve"> – Evolução da aptidão para o teste 5.</w:t>
      </w:r>
      <w:bookmarkEnd w:id="102"/>
    </w:p>
    <w:p w:rsidR="00777747" w:rsidRPr="00E0393A" w:rsidRDefault="00777747" w:rsidP="00293FFA">
      <w:pPr>
        <w:spacing w:line="360" w:lineRule="auto"/>
        <w:jc w:val="center"/>
        <w:rPr>
          <w:rFonts w:ascii="Times New Roman" w:hAnsi="Times New Roman" w:cs="Times New Roman"/>
        </w:rPr>
      </w:pPr>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3E48D746" wp14:editId="0B775C2B">
            <wp:extent cx="4067175" cy="3602547"/>
            <wp:effectExtent l="0" t="0" r="0" b="0"/>
            <wp:docPr id="25" name="Picture 25" descr="C:\Users\Gabriel\Documents\GitHub\TG\coverage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verageteste90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062" cy="3611304"/>
                    </a:xfrm>
                    <a:prstGeom prst="rect">
                      <a:avLst/>
                    </a:prstGeom>
                    <a:noFill/>
                    <a:ln>
                      <a:noFill/>
                    </a:ln>
                  </pic:spPr>
                </pic:pic>
              </a:graphicData>
            </a:graphic>
          </wp:inline>
        </w:drawing>
      </w:r>
    </w:p>
    <w:p w:rsidR="00334034" w:rsidRDefault="004D6995" w:rsidP="00334034">
      <w:pPr>
        <w:pStyle w:val="tex"/>
        <w:jc w:val="center"/>
      </w:pPr>
      <w:bookmarkStart w:id="103" w:name="_Toc373375456"/>
      <w:r>
        <w:t xml:space="preserve">Figura </w:t>
      </w:r>
      <w:r w:rsidR="003024DD">
        <w:fldChar w:fldCharType="begin"/>
      </w:r>
      <w:r>
        <w:instrText xml:space="preserve"> SEQ Figura \* ARABIC </w:instrText>
      </w:r>
      <w:r w:rsidR="003024DD">
        <w:fldChar w:fldCharType="separate"/>
      </w:r>
      <w:r w:rsidR="0094392F">
        <w:rPr>
          <w:noProof/>
        </w:rPr>
        <w:t>39</w:t>
      </w:r>
      <w:r w:rsidR="003024DD">
        <w:fldChar w:fldCharType="end"/>
      </w:r>
      <w:r w:rsidR="00210566" w:rsidRPr="00E0393A">
        <w:t xml:space="preserve"> – Mapa de sensores cobertos para o teste 6.</w:t>
      </w:r>
      <w:bookmarkEnd w:id="103"/>
    </w:p>
    <w:p w:rsidR="00334034" w:rsidRPr="00E0393A" w:rsidRDefault="00334034" w:rsidP="00334034">
      <w:pPr>
        <w:pStyle w:val="tex"/>
        <w:jc w:val="center"/>
      </w:pPr>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7D1798E3" wp14:editId="0D51304F">
            <wp:extent cx="3724275" cy="3287212"/>
            <wp:effectExtent l="0" t="0" r="0" b="8890"/>
            <wp:docPr id="31" name="Picture 31" descr="C:\Users\Gabriel\Documents\GitHub\TG\cc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ccteste9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7202" cy="3289795"/>
                    </a:xfrm>
                    <a:prstGeom prst="rect">
                      <a:avLst/>
                    </a:prstGeom>
                    <a:noFill/>
                    <a:ln>
                      <a:noFill/>
                    </a:ln>
                  </pic:spPr>
                </pic:pic>
              </a:graphicData>
            </a:graphic>
          </wp:inline>
        </w:drawing>
      </w:r>
    </w:p>
    <w:p w:rsidR="004D6995" w:rsidRDefault="004D6995" w:rsidP="00210566">
      <w:pPr>
        <w:pStyle w:val="tex"/>
        <w:jc w:val="center"/>
      </w:pPr>
      <w:bookmarkStart w:id="104" w:name="_Toc373375457"/>
      <w:r>
        <w:t xml:space="preserve">Figura </w:t>
      </w:r>
      <w:r w:rsidR="003024DD">
        <w:fldChar w:fldCharType="begin"/>
      </w:r>
      <w:r>
        <w:instrText xml:space="preserve"> SEQ Figura \* ARABIC </w:instrText>
      </w:r>
      <w:r w:rsidR="003024DD">
        <w:fldChar w:fldCharType="separate"/>
      </w:r>
      <w:r w:rsidR="0094392F">
        <w:rPr>
          <w:noProof/>
        </w:rPr>
        <w:t>40</w:t>
      </w:r>
      <w:r w:rsidR="003024DD">
        <w:fldChar w:fldCharType="end"/>
      </w:r>
      <w:r w:rsidR="00210566" w:rsidRPr="00210566">
        <w:t xml:space="preserve"> - Mapa para visualização de comunicação entre roteadores, </w:t>
      </w:r>
      <w:proofErr w:type="gramStart"/>
      <w:r w:rsidR="00210566" w:rsidRPr="00210566">
        <w:t xml:space="preserve">considerando </w:t>
      </w:r>
      <m:oMath>
        <m:r>
          <w:rPr>
            <w:rFonts w:ascii="Cambria Math" w:hAnsi="Cambria Math"/>
          </w:rPr>
          <m:t>range_router</m:t>
        </m:r>
      </m:oMath>
      <w:r w:rsidR="00210566" w:rsidRPr="00210566">
        <w:t xml:space="preserve"> para</w:t>
      </w:r>
      <w:proofErr w:type="gramEnd"/>
      <w:r w:rsidR="00210566" w:rsidRPr="00210566">
        <w:t xml:space="preserve"> o teste 6.</w:t>
      </w:r>
      <w:bookmarkEnd w:id="104"/>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7EB6F347" wp14:editId="4B9FEDEB">
            <wp:extent cx="3857625" cy="2893219"/>
            <wp:effectExtent l="0" t="0" r="0" b="2540"/>
            <wp:docPr id="32" name="Picture 32" descr="C:\Users\Gabriel\Documents\GitHub\TG\avg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ocuments\GitHub\TG\avgteste9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62248" cy="2896686"/>
                    </a:xfrm>
                    <a:prstGeom prst="rect">
                      <a:avLst/>
                    </a:prstGeom>
                    <a:noFill/>
                    <a:ln>
                      <a:noFill/>
                    </a:ln>
                  </pic:spPr>
                </pic:pic>
              </a:graphicData>
            </a:graphic>
          </wp:inline>
        </w:drawing>
      </w:r>
    </w:p>
    <w:p w:rsidR="00777747" w:rsidRPr="00E0393A" w:rsidRDefault="004D6995" w:rsidP="00210566">
      <w:pPr>
        <w:pStyle w:val="tex"/>
        <w:jc w:val="center"/>
      </w:pPr>
      <w:bookmarkStart w:id="105" w:name="_Toc373375458"/>
      <w:r>
        <w:t xml:space="preserve">Figura </w:t>
      </w:r>
      <w:r w:rsidR="003024DD">
        <w:fldChar w:fldCharType="begin"/>
      </w:r>
      <w:r>
        <w:instrText xml:space="preserve"> SEQ Figura \* ARABIC </w:instrText>
      </w:r>
      <w:r w:rsidR="003024DD">
        <w:fldChar w:fldCharType="separate"/>
      </w:r>
      <w:r w:rsidR="0094392F">
        <w:rPr>
          <w:noProof/>
        </w:rPr>
        <w:t>41</w:t>
      </w:r>
      <w:r w:rsidR="003024DD">
        <w:fldChar w:fldCharType="end"/>
      </w:r>
      <w:r w:rsidR="00210566" w:rsidRPr="00E0393A">
        <w:t xml:space="preserve"> – Evolução da aptidão para o teste 6.</w:t>
      </w:r>
      <w:bookmarkEnd w:id="105"/>
    </w:p>
    <w:p w:rsidR="00777747" w:rsidRPr="00E0393A" w:rsidRDefault="00777747" w:rsidP="00293FFA">
      <w:pPr>
        <w:spacing w:line="360" w:lineRule="auto"/>
        <w:jc w:val="center"/>
        <w:rPr>
          <w:rFonts w:ascii="Times New Roman" w:hAnsi="Times New Roman" w:cs="Times New Roman"/>
        </w:rPr>
      </w:pPr>
    </w:p>
    <w:p w:rsidR="004D6995" w:rsidRDefault="00DB1926" w:rsidP="004D6995">
      <w:pPr>
        <w:keepNext/>
        <w:spacing w:line="360" w:lineRule="auto"/>
        <w:jc w:val="center"/>
      </w:pPr>
      <w:r>
        <w:rPr>
          <w:noProof/>
          <w:lang w:val="en-US"/>
        </w:rPr>
        <w:drawing>
          <wp:inline distT="0" distB="0" distL="0" distR="0" wp14:anchorId="5177256A" wp14:editId="62E33390">
            <wp:extent cx="3980734" cy="3549088"/>
            <wp:effectExtent l="19050" t="0" r="716" b="0"/>
            <wp:docPr id="35" name="Picture 35" descr="Macintosh HD:Users:carlossobrinho:TG:coverage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ossobrinho:TG:coverageteste90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89523" cy="3556924"/>
                    </a:xfrm>
                    <a:prstGeom prst="rect">
                      <a:avLst/>
                    </a:prstGeom>
                    <a:noFill/>
                    <a:ln>
                      <a:noFill/>
                    </a:ln>
                  </pic:spPr>
                </pic:pic>
              </a:graphicData>
            </a:graphic>
          </wp:inline>
        </w:drawing>
      </w:r>
    </w:p>
    <w:p w:rsidR="00777747" w:rsidRPr="00E0393A" w:rsidRDefault="004D6995" w:rsidP="00210566">
      <w:pPr>
        <w:pStyle w:val="tex"/>
        <w:jc w:val="center"/>
      </w:pPr>
      <w:bookmarkStart w:id="106" w:name="_Toc373375459"/>
      <w:r>
        <w:t xml:space="preserve">Figura </w:t>
      </w:r>
      <w:r w:rsidR="003024DD">
        <w:fldChar w:fldCharType="begin"/>
      </w:r>
      <w:r>
        <w:instrText xml:space="preserve"> SEQ Figura \* ARABIC </w:instrText>
      </w:r>
      <w:r w:rsidR="003024DD">
        <w:fldChar w:fldCharType="separate"/>
      </w:r>
      <w:r w:rsidR="0094392F">
        <w:rPr>
          <w:noProof/>
        </w:rPr>
        <w:t>42</w:t>
      </w:r>
      <w:r w:rsidR="003024DD">
        <w:fldChar w:fldCharType="end"/>
      </w:r>
      <w:r w:rsidR="00210566" w:rsidRPr="00E0393A">
        <w:t xml:space="preserve"> - Mapa de sensores cobertos para o teste 7.</w:t>
      </w:r>
      <w:bookmarkEnd w:id="106"/>
    </w:p>
    <w:p w:rsidR="004D6995" w:rsidRDefault="00DB1926" w:rsidP="004D6995">
      <w:pPr>
        <w:keepNext/>
        <w:spacing w:line="360" w:lineRule="auto"/>
        <w:jc w:val="center"/>
      </w:pPr>
      <w:r>
        <w:rPr>
          <w:noProof/>
          <w:lang w:val="en-US"/>
        </w:rPr>
        <w:lastRenderedPageBreak/>
        <w:drawing>
          <wp:inline distT="0" distB="0" distL="0" distR="0" wp14:anchorId="413E1645" wp14:editId="05E931AF">
            <wp:extent cx="4133850" cy="3685601"/>
            <wp:effectExtent l="0" t="0" r="0" b="0"/>
            <wp:docPr id="38" name="Picture 38" descr="Macintosh HD:Users:carlossobrinho:TG:cc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rlossobrinho:TG:ccteste9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7682" cy="3689017"/>
                    </a:xfrm>
                    <a:prstGeom prst="rect">
                      <a:avLst/>
                    </a:prstGeom>
                    <a:noFill/>
                    <a:ln>
                      <a:noFill/>
                    </a:ln>
                  </pic:spPr>
                </pic:pic>
              </a:graphicData>
            </a:graphic>
          </wp:inline>
        </w:drawing>
      </w:r>
    </w:p>
    <w:p w:rsidR="00777747" w:rsidRDefault="004D6995" w:rsidP="00210566">
      <w:pPr>
        <w:pStyle w:val="tex"/>
        <w:jc w:val="center"/>
      </w:pPr>
      <w:bookmarkStart w:id="107" w:name="_Toc373375460"/>
      <w:r>
        <w:t xml:space="preserve">Figura </w:t>
      </w:r>
      <w:r w:rsidR="003024DD">
        <w:fldChar w:fldCharType="begin"/>
      </w:r>
      <w:r>
        <w:instrText xml:space="preserve"> SEQ Figura \* ARABIC </w:instrText>
      </w:r>
      <w:r w:rsidR="003024DD">
        <w:fldChar w:fldCharType="separate"/>
      </w:r>
      <w:r w:rsidR="0094392F">
        <w:rPr>
          <w:noProof/>
        </w:rPr>
        <w:t>43</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7.</w:t>
      </w:r>
      <w:bookmarkEnd w:id="107"/>
    </w:p>
    <w:p w:rsidR="00334034" w:rsidRPr="00E0393A" w:rsidRDefault="00334034" w:rsidP="00210566">
      <w:pPr>
        <w:pStyle w:val="tex"/>
        <w:jc w:val="center"/>
      </w:pPr>
    </w:p>
    <w:p w:rsidR="004D6995" w:rsidRDefault="00DB1926" w:rsidP="004D6995">
      <w:pPr>
        <w:keepNext/>
        <w:spacing w:line="360" w:lineRule="auto"/>
        <w:jc w:val="center"/>
      </w:pPr>
      <w:del w:id="108" w:author="ceciliaccesar" w:date="2013-11-27T16:59:00Z">
        <w:r w:rsidDel="005C33E9">
          <w:rPr>
            <w:noProof/>
            <w:lang w:val="en-US"/>
          </w:rPr>
          <w:lastRenderedPageBreak/>
          <w:drawing>
            <wp:inline distT="0" distB="0" distL="0" distR="0" wp14:anchorId="5E23A72B" wp14:editId="18D0F6FD">
              <wp:extent cx="4067175" cy="3047931"/>
              <wp:effectExtent l="19050" t="0" r="9525" b="0"/>
              <wp:docPr id="39" name="Picture 39" descr="Macintosh HD:Users:carlossobrinho:TG:avg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rlossobrinho:TG:avgteste9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6491" cy="3054912"/>
                      </a:xfrm>
                      <a:prstGeom prst="rect">
                        <a:avLst/>
                      </a:prstGeom>
                      <a:noFill/>
                      <a:ln>
                        <a:noFill/>
                      </a:ln>
                    </pic:spPr>
                  </pic:pic>
                </a:graphicData>
              </a:graphic>
            </wp:inline>
          </w:drawing>
        </w:r>
      </w:del>
    </w:p>
    <w:p w:rsidR="00777747" w:rsidRPr="00E0393A" w:rsidDel="005C33E9" w:rsidRDefault="004D6995" w:rsidP="00210566">
      <w:pPr>
        <w:pStyle w:val="tex"/>
        <w:jc w:val="center"/>
        <w:rPr>
          <w:del w:id="109" w:author="ceciliaccesar" w:date="2013-11-27T16:59:00Z"/>
        </w:rPr>
      </w:pPr>
      <w:del w:id="110" w:author="ceciliaccesar" w:date="2013-11-27T16:59:00Z">
        <w:r w:rsidDel="005C33E9">
          <w:delText xml:space="preserve">Figura </w:delText>
        </w:r>
        <w:r w:rsidR="003024DD" w:rsidDel="005C33E9">
          <w:fldChar w:fldCharType="begin"/>
        </w:r>
        <w:r w:rsidDel="005C33E9">
          <w:delInstrText xml:space="preserve"> SEQ Figura \* ARABIC </w:delInstrText>
        </w:r>
        <w:r w:rsidR="003024DD" w:rsidDel="005C33E9">
          <w:fldChar w:fldCharType="separate"/>
        </w:r>
        <w:r w:rsidR="00863B82" w:rsidDel="005C33E9">
          <w:rPr>
            <w:noProof/>
          </w:rPr>
          <w:delText>44</w:delText>
        </w:r>
        <w:r w:rsidR="003024DD" w:rsidDel="005C33E9">
          <w:fldChar w:fldCharType="end"/>
        </w:r>
        <w:r w:rsidR="00210566" w:rsidRPr="00E0393A" w:rsidDel="005C33E9">
          <w:delText xml:space="preserve"> – Evolução da aptidão para o teste 7.</w:delText>
        </w:r>
      </w:del>
      <w:bookmarkStart w:id="111" w:name="_Toc373375461"/>
      <w:ins w:id="112" w:author="ceciliaccesar" w:date="2013-11-27T17:01:00Z">
        <w:r w:rsidR="005C33E9">
          <w:t xml:space="preserve">Corrigir texto </w:t>
        </w:r>
        <w:proofErr w:type="spellStart"/>
        <w:r w:rsidR="005C33E9">
          <w:t>pq</w:t>
        </w:r>
        <w:proofErr w:type="spellEnd"/>
        <w:r w:rsidR="005C33E9">
          <w:t xml:space="preserve"> </w:t>
        </w:r>
        <w:proofErr w:type="spellStart"/>
        <w:r w:rsidR="005C33E9">
          <w:t>nao</w:t>
        </w:r>
        <w:proofErr w:type="spellEnd"/>
        <w:r w:rsidR="005C33E9">
          <w:t xml:space="preserve"> tem a figura</w:t>
        </w:r>
      </w:ins>
      <w:bookmarkEnd w:id="111"/>
    </w:p>
    <w:p w:rsidR="004D6995" w:rsidRDefault="00DB1926" w:rsidP="004D6995">
      <w:pPr>
        <w:keepNext/>
        <w:spacing w:line="360" w:lineRule="auto"/>
        <w:jc w:val="center"/>
      </w:pPr>
      <w:r>
        <w:rPr>
          <w:noProof/>
          <w:lang w:val="en-US"/>
        </w:rPr>
        <w:drawing>
          <wp:inline distT="0" distB="0" distL="0" distR="0" wp14:anchorId="239FFDA3" wp14:editId="4BD212C2">
            <wp:extent cx="4438650" cy="3957351"/>
            <wp:effectExtent l="0" t="0" r="0" b="5080"/>
            <wp:docPr id="40" name="Picture 40" descr="Macintosh HD:Users:carlossobrinho:TG:coverage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coverageteste90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4064" cy="3962178"/>
                    </a:xfrm>
                    <a:prstGeom prst="rect">
                      <a:avLst/>
                    </a:prstGeom>
                    <a:noFill/>
                    <a:ln>
                      <a:noFill/>
                    </a:ln>
                  </pic:spPr>
                </pic:pic>
              </a:graphicData>
            </a:graphic>
          </wp:inline>
        </w:drawing>
      </w:r>
    </w:p>
    <w:p w:rsidR="00777747" w:rsidRPr="00E0393A" w:rsidRDefault="004D6995" w:rsidP="00210566">
      <w:pPr>
        <w:pStyle w:val="tex"/>
        <w:jc w:val="center"/>
      </w:pPr>
      <w:bookmarkStart w:id="113" w:name="_Toc373375462"/>
      <w:r>
        <w:t xml:space="preserve">Figura </w:t>
      </w:r>
      <w:r w:rsidR="003024DD">
        <w:fldChar w:fldCharType="begin"/>
      </w:r>
      <w:r>
        <w:instrText xml:space="preserve"> SEQ Figura \* ARABIC </w:instrText>
      </w:r>
      <w:r w:rsidR="003024DD">
        <w:fldChar w:fldCharType="separate"/>
      </w:r>
      <w:r w:rsidR="0094392F">
        <w:rPr>
          <w:noProof/>
        </w:rPr>
        <w:t>44</w:t>
      </w:r>
      <w:r w:rsidR="003024DD">
        <w:fldChar w:fldCharType="end"/>
      </w:r>
      <w:r w:rsidR="00210566" w:rsidRPr="00E0393A">
        <w:t xml:space="preserve"> - Mapa de sensores cobertos para o teste 8.</w:t>
      </w:r>
      <w:bookmarkEnd w:id="113"/>
    </w:p>
    <w:p w:rsidR="004D6995" w:rsidRDefault="00DB1926" w:rsidP="004D6995">
      <w:pPr>
        <w:keepNext/>
        <w:spacing w:line="360" w:lineRule="auto"/>
        <w:jc w:val="center"/>
      </w:pPr>
      <w:r>
        <w:rPr>
          <w:noProof/>
          <w:lang w:val="en-US"/>
        </w:rPr>
        <w:lastRenderedPageBreak/>
        <w:drawing>
          <wp:inline distT="0" distB="0" distL="0" distR="0" wp14:anchorId="55266D53" wp14:editId="3E3CE29E">
            <wp:extent cx="3867150" cy="3447820"/>
            <wp:effectExtent l="0" t="0" r="0" b="635"/>
            <wp:docPr id="43" name="Picture 43" descr="Macintosh HD:Users:carlossobrinho:TG:cc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rlossobrinho:TG:ccteste9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3384" cy="3453378"/>
                    </a:xfrm>
                    <a:prstGeom prst="rect">
                      <a:avLst/>
                    </a:prstGeom>
                    <a:noFill/>
                    <a:ln>
                      <a:noFill/>
                    </a:ln>
                  </pic:spPr>
                </pic:pic>
              </a:graphicData>
            </a:graphic>
          </wp:inline>
        </w:drawing>
      </w:r>
    </w:p>
    <w:p w:rsidR="00777747" w:rsidRPr="00E0393A" w:rsidRDefault="004D6995" w:rsidP="00210566">
      <w:pPr>
        <w:pStyle w:val="tex"/>
        <w:jc w:val="center"/>
      </w:pPr>
      <w:bookmarkStart w:id="114" w:name="_Toc373375463"/>
      <w:r>
        <w:t xml:space="preserve">Figura </w:t>
      </w:r>
      <w:r w:rsidR="003024DD">
        <w:fldChar w:fldCharType="begin"/>
      </w:r>
      <w:r>
        <w:instrText xml:space="preserve"> SEQ Figura \* ARABIC </w:instrText>
      </w:r>
      <w:r w:rsidR="003024DD">
        <w:fldChar w:fldCharType="separate"/>
      </w:r>
      <w:r w:rsidR="0094392F">
        <w:rPr>
          <w:noProof/>
        </w:rPr>
        <w:t>45</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8.</w:t>
      </w:r>
      <w:bookmarkEnd w:id="114"/>
    </w:p>
    <w:p w:rsidR="004D6995" w:rsidRDefault="00DB1926" w:rsidP="004D6995">
      <w:pPr>
        <w:keepNext/>
        <w:spacing w:line="360" w:lineRule="auto"/>
        <w:jc w:val="center"/>
      </w:pPr>
      <w:r>
        <w:rPr>
          <w:noProof/>
          <w:lang w:val="en-US"/>
        </w:rPr>
        <w:drawing>
          <wp:inline distT="0" distB="0" distL="0" distR="0" wp14:anchorId="40CE9C98" wp14:editId="515A3AD9">
            <wp:extent cx="4210050" cy="3155002"/>
            <wp:effectExtent l="0" t="0" r="0" b="7620"/>
            <wp:docPr id="49" name="Picture 49" descr="Macintosh HD:Users:carlossobrinho:TG:avg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avgteste9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4467" cy="3165806"/>
                    </a:xfrm>
                    <a:prstGeom prst="rect">
                      <a:avLst/>
                    </a:prstGeom>
                    <a:noFill/>
                    <a:ln>
                      <a:noFill/>
                    </a:ln>
                  </pic:spPr>
                </pic:pic>
              </a:graphicData>
            </a:graphic>
          </wp:inline>
        </w:drawing>
      </w:r>
    </w:p>
    <w:p w:rsidR="00777747" w:rsidRPr="00E0393A" w:rsidRDefault="004D6995" w:rsidP="00334034">
      <w:pPr>
        <w:pStyle w:val="tex"/>
        <w:jc w:val="center"/>
      </w:pPr>
      <w:bookmarkStart w:id="115" w:name="_Toc373375464"/>
      <w:r>
        <w:t xml:space="preserve">Figura </w:t>
      </w:r>
      <w:r w:rsidR="003024DD">
        <w:fldChar w:fldCharType="begin"/>
      </w:r>
      <w:r>
        <w:instrText xml:space="preserve"> SEQ Figura \* ARABIC </w:instrText>
      </w:r>
      <w:r w:rsidR="003024DD">
        <w:fldChar w:fldCharType="separate"/>
      </w:r>
      <w:r w:rsidR="0094392F">
        <w:rPr>
          <w:noProof/>
        </w:rPr>
        <w:t>46</w:t>
      </w:r>
      <w:r w:rsidR="003024DD">
        <w:fldChar w:fldCharType="end"/>
      </w:r>
      <w:r w:rsidR="00210566" w:rsidRPr="00E0393A">
        <w:t xml:space="preserve"> – Evolução da aptidão para o teste 8.</w:t>
      </w:r>
      <w:bookmarkEnd w:id="115"/>
    </w:p>
    <w:p w:rsidR="00777747" w:rsidRPr="00E0393A" w:rsidRDefault="00777747" w:rsidP="00293FFA">
      <w:pPr>
        <w:spacing w:line="360" w:lineRule="auto"/>
        <w:jc w:val="center"/>
        <w:rPr>
          <w:rFonts w:ascii="Times New Roman" w:hAnsi="Times New Roman" w:cs="Times New Roman"/>
        </w:rPr>
      </w:pPr>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0D90898D" wp14:editId="7CF99D37">
            <wp:extent cx="4564776" cy="4029075"/>
            <wp:effectExtent l="0" t="0" r="7620" b="0"/>
            <wp:docPr id="70" name="Picture 70" descr="C:\Users\Gabriel\Documents\GitHub\TG\coverage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93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5765" cy="4038774"/>
                    </a:xfrm>
                    <a:prstGeom prst="rect">
                      <a:avLst/>
                    </a:prstGeom>
                    <a:noFill/>
                    <a:ln>
                      <a:noFill/>
                    </a:ln>
                  </pic:spPr>
                </pic:pic>
              </a:graphicData>
            </a:graphic>
          </wp:inline>
        </w:drawing>
      </w:r>
    </w:p>
    <w:p w:rsidR="00777747" w:rsidRPr="00E0393A" w:rsidRDefault="004D6995" w:rsidP="00210566">
      <w:pPr>
        <w:pStyle w:val="tex"/>
        <w:jc w:val="center"/>
      </w:pPr>
      <w:bookmarkStart w:id="116" w:name="_Toc373375465"/>
      <w:r>
        <w:t xml:space="preserve">Figura </w:t>
      </w:r>
      <w:r w:rsidR="003024DD">
        <w:fldChar w:fldCharType="begin"/>
      </w:r>
      <w:r>
        <w:instrText xml:space="preserve"> SEQ Figura \* ARABIC </w:instrText>
      </w:r>
      <w:r w:rsidR="003024DD">
        <w:fldChar w:fldCharType="separate"/>
      </w:r>
      <w:r w:rsidR="0094392F">
        <w:rPr>
          <w:noProof/>
        </w:rPr>
        <w:t>47</w:t>
      </w:r>
      <w:r w:rsidR="003024DD">
        <w:fldChar w:fldCharType="end"/>
      </w:r>
      <w:r w:rsidR="00210566" w:rsidRPr="00E0393A">
        <w:t xml:space="preserve"> - Mapa de sensores cobertos para o teste 9.</w:t>
      </w:r>
      <w:bookmarkEnd w:id="116"/>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0F1153A0" wp14:editId="26C1D25B">
            <wp:extent cx="4570219" cy="4048125"/>
            <wp:effectExtent l="0" t="0" r="1905" b="0"/>
            <wp:docPr id="71" name="Picture 71" descr="C:\Users\Gabriel\Documents\GitHub\TG\cc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93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9269" cy="4056141"/>
                    </a:xfrm>
                    <a:prstGeom prst="rect">
                      <a:avLst/>
                    </a:prstGeom>
                    <a:noFill/>
                    <a:ln>
                      <a:noFill/>
                    </a:ln>
                  </pic:spPr>
                </pic:pic>
              </a:graphicData>
            </a:graphic>
          </wp:inline>
        </w:drawing>
      </w:r>
    </w:p>
    <w:p w:rsidR="00334034" w:rsidRPr="00E0393A" w:rsidRDefault="004D6995" w:rsidP="001E2B3C">
      <w:pPr>
        <w:pStyle w:val="tex"/>
        <w:jc w:val="center"/>
      </w:pPr>
      <w:bookmarkStart w:id="117" w:name="_Toc373375466"/>
      <w:r>
        <w:t xml:space="preserve">Figura </w:t>
      </w:r>
      <w:r w:rsidR="003024DD">
        <w:fldChar w:fldCharType="begin"/>
      </w:r>
      <w:r>
        <w:instrText xml:space="preserve"> SEQ Figura \* ARABIC </w:instrText>
      </w:r>
      <w:r w:rsidR="003024DD">
        <w:fldChar w:fldCharType="separate"/>
      </w:r>
      <w:r w:rsidR="0094392F">
        <w:rPr>
          <w:noProof/>
        </w:rPr>
        <w:t>48</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9.</w:t>
      </w:r>
      <w:bookmarkEnd w:id="117"/>
    </w:p>
    <w:p w:rsidR="004D6995" w:rsidRDefault="00402E69" w:rsidP="004D6995">
      <w:pPr>
        <w:keepNext/>
        <w:spacing w:line="360" w:lineRule="auto"/>
        <w:jc w:val="center"/>
      </w:pPr>
      <w:r>
        <w:rPr>
          <w:rFonts w:ascii="Times New Roman" w:hAnsi="Times New Roman" w:cs="Times New Roman"/>
          <w:noProof/>
          <w:lang w:val="en-US"/>
        </w:rPr>
        <w:drawing>
          <wp:inline distT="0" distB="0" distL="0" distR="0" wp14:anchorId="74AFAD7E" wp14:editId="129FC312">
            <wp:extent cx="4191000" cy="3143250"/>
            <wp:effectExtent l="0" t="0" r="0" b="0"/>
            <wp:docPr id="73" name="Picture 73" descr="C:\Users\Gabriel\Documents\GitHub\TG\avg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93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9561" cy="3149671"/>
                    </a:xfrm>
                    <a:prstGeom prst="rect">
                      <a:avLst/>
                    </a:prstGeom>
                    <a:noFill/>
                    <a:ln>
                      <a:noFill/>
                    </a:ln>
                  </pic:spPr>
                </pic:pic>
              </a:graphicData>
            </a:graphic>
          </wp:inline>
        </w:drawing>
      </w:r>
    </w:p>
    <w:p w:rsidR="00777747" w:rsidRPr="00E0393A" w:rsidRDefault="004D6995" w:rsidP="00210566">
      <w:pPr>
        <w:pStyle w:val="tex"/>
        <w:jc w:val="center"/>
      </w:pPr>
      <w:bookmarkStart w:id="118" w:name="_Toc373375467"/>
      <w:r>
        <w:t xml:space="preserve">Figura </w:t>
      </w:r>
      <w:r w:rsidR="003024DD">
        <w:fldChar w:fldCharType="begin"/>
      </w:r>
      <w:r>
        <w:instrText xml:space="preserve"> SEQ Figura \* ARABIC </w:instrText>
      </w:r>
      <w:r w:rsidR="003024DD">
        <w:fldChar w:fldCharType="separate"/>
      </w:r>
      <w:r w:rsidR="0094392F">
        <w:rPr>
          <w:noProof/>
        </w:rPr>
        <w:t>49</w:t>
      </w:r>
      <w:r w:rsidR="003024DD">
        <w:fldChar w:fldCharType="end"/>
      </w:r>
      <w:r w:rsidR="00210566" w:rsidRPr="00E0393A">
        <w:t xml:space="preserve"> – Evolução da aptidão para o teste 9.</w:t>
      </w:r>
      <w:bookmarkEnd w:id="118"/>
    </w:p>
    <w:p w:rsidR="004D6995" w:rsidRDefault="00716424" w:rsidP="004D6995">
      <w:pPr>
        <w:keepNext/>
        <w:spacing w:line="360" w:lineRule="auto"/>
        <w:jc w:val="center"/>
      </w:pPr>
      <w:r>
        <w:rPr>
          <w:noProof/>
          <w:lang w:val="en-US"/>
        </w:rPr>
        <w:lastRenderedPageBreak/>
        <w:drawing>
          <wp:inline distT="0" distB="0" distL="0" distR="0" wp14:anchorId="160B4C9A" wp14:editId="4A86793A">
            <wp:extent cx="4219575" cy="3737537"/>
            <wp:effectExtent l="0" t="0" r="0" b="0"/>
            <wp:docPr id="101" name="Picture 101" descr="C:\Users\Gabriel\Documents\GitHub\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Documents\GitHub\TG\coverageteste31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28431" cy="3745381"/>
                    </a:xfrm>
                    <a:prstGeom prst="rect">
                      <a:avLst/>
                    </a:prstGeom>
                    <a:noFill/>
                    <a:ln>
                      <a:noFill/>
                    </a:ln>
                  </pic:spPr>
                </pic:pic>
              </a:graphicData>
            </a:graphic>
          </wp:inline>
        </w:drawing>
      </w:r>
    </w:p>
    <w:p w:rsidR="001E2B3C" w:rsidRDefault="004D6995" w:rsidP="00334034">
      <w:pPr>
        <w:pStyle w:val="tex"/>
        <w:jc w:val="center"/>
      </w:pPr>
      <w:bookmarkStart w:id="119" w:name="_Toc373375468"/>
      <w:r>
        <w:t xml:space="preserve">Figura </w:t>
      </w:r>
      <w:r w:rsidR="003024DD">
        <w:fldChar w:fldCharType="begin"/>
      </w:r>
      <w:r>
        <w:instrText xml:space="preserve"> SEQ Figura \* ARABIC </w:instrText>
      </w:r>
      <w:r w:rsidR="003024DD">
        <w:fldChar w:fldCharType="separate"/>
      </w:r>
      <w:r w:rsidR="0094392F">
        <w:rPr>
          <w:noProof/>
        </w:rPr>
        <w:t>50</w:t>
      </w:r>
      <w:r w:rsidR="003024DD">
        <w:fldChar w:fldCharType="end"/>
      </w:r>
      <w:r w:rsidR="00210566" w:rsidRPr="00E0393A">
        <w:t xml:space="preserve"> - Mapa de sensores cobertos para o teste 10.</w:t>
      </w:r>
      <w:bookmarkEnd w:id="119"/>
    </w:p>
    <w:p w:rsidR="004D6995" w:rsidRDefault="00716424" w:rsidP="00334034">
      <w:pPr>
        <w:pStyle w:val="tex"/>
        <w:jc w:val="center"/>
      </w:pPr>
      <w:r>
        <w:rPr>
          <w:noProof/>
          <w:lang w:val="en-US"/>
        </w:rPr>
        <w:drawing>
          <wp:inline distT="0" distB="0" distL="0" distR="0" wp14:anchorId="23E57246" wp14:editId="345DB6DB">
            <wp:extent cx="4387410" cy="3886200"/>
            <wp:effectExtent l="0" t="0" r="0" b="0"/>
            <wp:docPr id="102" name="Picture 102" descr="C:\Users\Gabriel\Documents\GitHub\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Documents\GitHub\TG\cc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3923" cy="3900826"/>
                    </a:xfrm>
                    <a:prstGeom prst="rect">
                      <a:avLst/>
                    </a:prstGeom>
                    <a:noFill/>
                    <a:ln>
                      <a:noFill/>
                    </a:ln>
                  </pic:spPr>
                </pic:pic>
              </a:graphicData>
            </a:graphic>
          </wp:inline>
        </w:drawing>
      </w:r>
    </w:p>
    <w:p w:rsidR="00777747" w:rsidRPr="00E0393A" w:rsidRDefault="004D6995" w:rsidP="00210566">
      <w:pPr>
        <w:pStyle w:val="tex"/>
        <w:jc w:val="center"/>
      </w:pPr>
      <w:bookmarkStart w:id="120" w:name="_Toc373375469"/>
      <w:r>
        <w:t xml:space="preserve">Figura </w:t>
      </w:r>
      <w:r w:rsidR="003024DD">
        <w:fldChar w:fldCharType="begin"/>
      </w:r>
      <w:r>
        <w:instrText xml:space="preserve"> SEQ Figura \* ARABIC </w:instrText>
      </w:r>
      <w:r w:rsidR="003024DD">
        <w:fldChar w:fldCharType="separate"/>
      </w:r>
      <w:r w:rsidR="0094392F">
        <w:rPr>
          <w:noProof/>
        </w:rPr>
        <w:t>51</w:t>
      </w:r>
      <w:r w:rsidR="003024DD">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10.</w:t>
      </w:r>
      <w:bookmarkEnd w:id="120"/>
    </w:p>
    <w:p w:rsidR="004D6995" w:rsidRDefault="00716424" w:rsidP="004D6995">
      <w:pPr>
        <w:keepNext/>
        <w:spacing w:line="360" w:lineRule="auto"/>
        <w:jc w:val="center"/>
      </w:pPr>
      <w:r>
        <w:rPr>
          <w:noProof/>
          <w:lang w:val="en-US"/>
        </w:rPr>
        <w:lastRenderedPageBreak/>
        <w:drawing>
          <wp:inline distT="0" distB="0" distL="0" distR="0" wp14:anchorId="0A3CB7B8" wp14:editId="5660BE3F">
            <wp:extent cx="4010025" cy="3007519"/>
            <wp:effectExtent l="0" t="0" r="0" b="2540"/>
            <wp:docPr id="103" name="Picture 103" descr="C:\Users\Gabriel\Documents\GitHub\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Documents\GitHub\TG\avg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3988" cy="3010491"/>
                    </a:xfrm>
                    <a:prstGeom prst="rect">
                      <a:avLst/>
                    </a:prstGeom>
                    <a:noFill/>
                    <a:ln>
                      <a:noFill/>
                    </a:ln>
                  </pic:spPr>
                </pic:pic>
              </a:graphicData>
            </a:graphic>
          </wp:inline>
        </w:drawing>
      </w:r>
    </w:p>
    <w:p w:rsidR="00777747" w:rsidRPr="00E0393A" w:rsidRDefault="004D6995" w:rsidP="00210566">
      <w:pPr>
        <w:pStyle w:val="tex"/>
        <w:jc w:val="center"/>
      </w:pPr>
      <w:bookmarkStart w:id="121" w:name="_Toc373375470"/>
      <w:r>
        <w:t xml:space="preserve">Figura </w:t>
      </w:r>
      <w:r w:rsidR="003024DD">
        <w:fldChar w:fldCharType="begin"/>
      </w:r>
      <w:r>
        <w:instrText xml:space="preserve"> SEQ Figura \* ARABIC </w:instrText>
      </w:r>
      <w:r w:rsidR="003024DD">
        <w:fldChar w:fldCharType="separate"/>
      </w:r>
      <w:r w:rsidR="0094392F">
        <w:rPr>
          <w:noProof/>
        </w:rPr>
        <w:t>52</w:t>
      </w:r>
      <w:r w:rsidR="003024DD">
        <w:fldChar w:fldCharType="end"/>
      </w:r>
      <w:r w:rsidR="00210566" w:rsidRPr="00E0393A">
        <w:t xml:space="preserve"> – Evolução da aptidão para o teste 10.</w:t>
      </w:r>
      <w:bookmarkEnd w:id="121"/>
    </w:p>
    <w:p w:rsidR="007C0D72" w:rsidRPr="00E0393A" w:rsidRDefault="007C0D72" w:rsidP="00293FFA">
      <w:pPr>
        <w:pStyle w:val="tex"/>
      </w:pPr>
    </w:p>
    <w:p w:rsidR="00C85A8C" w:rsidRPr="0026256A" w:rsidRDefault="00C85A8C" w:rsidP="00817504">
      <w:pPr>
        <w:pStyle w:val="ListParagraph"/>
        <w:numPr>
          <w:ilvl w:val="2"/>
          <w:numId w:val="6"/>
        </w:numPr>
        <w:spacing w:after="0" w:line="360" w:lineRule="auto"/>
        <w:mirrorIndents/>
        <w:outlineLvl w:val="1"/>
        <w:rPr>
          <w:rFonts w:ascii="Times New Roman" w:hAnsi="Times New Roman" w:cs="Times New Roman"/>
          <w:b/>
          <w:sz w:val="24"/>
          <w:szCs w:val="24"/>
          <w:rPrChange w:id="122" w:author="ceciliaccesar" w:date="2013-11-27T17:04:00Z">
            <w:rPr>
              <w:rFonts w:ascii="Times New Roman" w:hAnsi="Times New Roman" w:cs="Times New Roman"/>
              <w:sz w:val="24"/>
              <w:szCs w:val="24"/>
            </w:rPr>
          </w:rPrChange>
        </w:rPr>
      </w:pPr>
      <w:bookmarkStart w:id="123" w:name="_Toc373375547"/>
      <w:r w:rsidRPr="0026256A">
        <w:rPr>
          <w:rFonts w:ascii="Times New Roman" w:hAnsi="Times New Roman" w:cs="Times New Roman"/>
          <w:b/>
          <w:sz w:val="24"/>
          <w:szCs w:val="24"/>
          <w:rPrChange w:id="124" w:author="ceciliaccesar" w:date="2013-11-27T17:04:00Z">
            <w:rPr>
              <w:rFonts w:ascii="Times New Roman" w:hAnsi="Times New Roman" w:cs="Times New Roman"/>
              <w:sz w:val="24"/>
              <w:szCs w:val="24"/>
            </w:rPr>
          </w:rPrChange>
        </w:rPr>
        <w:t>Busca Aleatória</w:t>
      </w:r>
      <w:bookmarkEnd w:id="123"/>
    </w:p>
    <w:p w:rsidR="00732B91" w:rsidRDefault="00732B91" w:rsidP="00736BB4">
      <w:pPr>
        <w:pStyle w:val="tex"/>
      </w:pPr>
    </w:p>
    <w:p w:rsidR="0026256A" w:rsidRDefault="0026256A" w:rsidP="0027230D">
      <w:pPr>
        <w:pStyle w:val="tex"/>
        <w:ind w:firstLine="708"/>
        <w:rPr>
          <w:ins w:id="125" w:author="ceciliaccesar" w:date="2013-11-27T17:08:00Z"/>
        </w:rPr>
      </w:pPr>
      <w:ins w:id="126" w:author="ceciliaccesar" w:date="2013-11-27T17:08:00Z">
        <w:r>
          <w:t>Nesta Subseção serão apresentados os resultados dos testes com o algoritmo de colocação aleatória.</w:t>
        </w:r>
      </w:ins>
    </w:p>
    <w:p w:rsidR="0027230D" w:rsidRPr="009D2AB8" w:rsidRDefault="0027230D" w:rsidP="0027230D">
      <w:pPr>
        <w:pStyle w:val="tex"/>
        <w:ind w:firstLine="708"/>
      </w:pPr>
      <w:r w:rsidRPr="009D2AB8">
        <w:t xml:space="preserve">A </w:t>
      </w:r>
      <w:r w:rsidR="003024DD" w:rsidRPr="009D2AB8">
        <w:fldChar w:fldCharType="begin"/>
      </w:r>
      <w:r w:rsidRPr="009D2AB8">
        <w:instrText xml:space="preserve"> REF _Ref373226738 \h </w:instrText>
      </w:r>
      <w:r w:rsidR="003024DD" w:rsidRPr="009D2AB8">
        <w:fldChar w:fldCharType="separate"/>
      </w:r>
      <w:r w:rsidR="0094392F" w:rsidRPr="009D2AB8">
        <w:t xml:space="preserve">Tabela </w:t>
      </w:r>
      <w:r w:rsidR="0094392F">
        <w:rPr>
          <w:noProof/>
        </w:rPr>
        <w:t>7</w:t>
      </w:r>
      <w:r w:rsidR="003024DD" w:rsidRPr="009D2AB8">
        <w:fldChar w:fldCharType="end"/>
      </w:r>
      <w:r w:rsidRPr="009D2AB8">
        <w:t xml:space="preserve"> </w:t>
      </w:r>
      <w:r w:rsidR="008243A2" w:rsidRPr="009D2AB8">
        <w:t>contém</w:t>
      </w:r>
      <w:r w:rsidRPr="009D2AB8">
        <w:t xml:space="preserve"> as maiores aptidões observadas dentro de um limite de soluções geradas para cada teste.</w:t>
      </w:r>
      <w:ins w:id="127" w:author="ceciliaccesar" w:date="2013-11-27T17:06:00Z">
        <w:r w:rsidR="0026256A">
          <w:t xml:space="preserve"> O número de soluções geradas é igual ao produto número de </w:t>
        </w:r>
        <w:proofErr w:type="spellStart"/>
        <w:r w:rsidR="0026256A">
          <w:t>iteraçoes</w:t>
        </w:r>
        <w:proofErr w:type="spellEnd"/>
        <w:r w:rsidR="0026256A">
          <w:t xml:space="preserve"> pelo tamanho da população no algoritmo gen</w:t>
        </w:r>
      </w:ins>
      <w:ins w:id="128" w:author="ceciliaccesar" w:date="2013-11-27T17:07:00Z">
        <w:r w:rsidR="0026256A">
          <w:t>ético</w:t>
        </w:r>
      </w:ins>
      <w:r w:rsidRPr="009D2AB8">
        <w:t xml:space="preserve"> </w:t>
      </w:r>
    </w:p>
    <w:tbl>
      <w:tblPr>
        <w:tblW w:w="7582" w:type="dxa"/>
        <w:jc w:val="center"/>
        <w:tblLook w:val="04A0" w:firstRow="1" w:lastRow="0" w:firstColumn="1" w:lastColumn="0" w:noHBand="0" w:noVBand="1"/>
      </w:tblPr>
      <w:tblGrid>
        <w:gridCol w:w="1160"/>
        <w:gridCol w:w="1376"/>
        <w:gridCol w:w="3236"/>
        <w:gridCol w:w="1810"/>
      </w:tblGrid>
      <w:tr w:rsidR="00732B91" w:rsidRPr="00732B91" w:rsidTr="00E5387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Teste</w:t>
            </w:r>
          </w:p>
        </w:tc>
        <w:tc>
          <w:tcPr>
            <w:tcW w:w="1376"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Roteadores</w:t>
            </w:r>
          </w:p>
        </w:tc>
        <w:tc>
          <w:tcPr>
            <w:tcW w:w="3236" w:type="dxa"/>
            <w:tcBorders>
              <w:top w:val="single" w:sz="8" w:space="0" w:color="auto"/>
              <w:left w:val="nil"/>
              <w:bottom w:val="single" w:sz="8" w:space="0" w:color="auto"/>
              <w:right w:val="nil"/>
            </w:tcBorders>
            <w:shd w:val="clear" w:color="auto" w:fill="auto"/>
            <w:noWrap/>
            <w:vAlign w:val="center"/>
            <w:hideMark/>
          </w:tcPr>
          <w:p w:rsidR="00732B91" w:rsidRPr="00732B91" w:rsidRDefault="009D2AB8"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Número</w:t>
            </w:r>
            <w:r w:rsidR="00732B91" w:rsidRPr="00732B91">
              <w:rPr>
                <w:rFonts w:ascii="Times New Roman" w:eastAsia="Times New Roman" w:hAnsi="Times New Roman" w:cs="Times New Roman"/>
                <w:b/>
                <w:bCs/>
                <w:color w:val="000000"/>
                <w:sz w:val="24"/>
                <w:szCs w:val="24"/>
              </w:rPr>
              <w:t xml:space="preserve"> de soluções geradas</w:t>
            </w:r>
          </w:p>
        </w:tc>
        <w:tc>
          <w:tcPr>
            <w:tcW w:w="181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Maior aptidão</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4,5278</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4,25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5,9133</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2,4875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20</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17</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7</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2,4094</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8</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18</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2,5266</w:t>
            </w:r>
          </w:p>
        </w:tc>
      </w:tr>
      <w:tr w:rsidR="00732B91" w:rsidRPr="00732B91" w:rsidTr="00E5387B">
        <w:trPr>
          <w:trHeight w:val="330"/>
          <w:jc w:val="center"/>
        </w:trPr>
        <w:tc>
          <w:tcPr>
            <w:tcW w:w="116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10</w:t>
            </w:r>
          </w:p>
        </w:tc>
        <w:tc>
          <w:tcPr>
            <w:tcW w:w="137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bl>
    <w:p w:rsidR="00732B91" w:rsidRPr="009D2AB8" w:rsidRDefault="009B5A13" w:rsidP="009B5A13">
      <w:pPr>
        <w:pStyle w:val="tex"/>
        <w:jc w:val="center"/>
      </w:pPr>
      <w:bookmarkStart w:id="129" w:name="_Ref373226738"/>
      <w:r w:rsidRPr="009D2AB8">
        <w:t xml:space="preserve">Tabela </w:t>
      </w:r>
      <w:r w:rsidR="003024DD" w:rsidRPr="009D2AB8">
        <w:fldChar w:fldCharType="begin"/>
      </w:r>
      <w:r w:rsidRPr="009D2AB8">
        <w:instrText xml:space="preserve"> SEQ Tabela \* ARABIC </w:instrText>
      </w:r>
      <w:r w:rsidR="003024DD" w:rsidRPr="009D2AB8">
        <w:fldChar w:fldCharType="separate"/>
      </w:r>
      <w:r w:rsidR="0094392F">
        <w:rPr>
          <w:noProof/>
        </w:rPr>
        <w:t>7</w:t>
      </w:r>
      <w:r w:rsidR="003024DD" w:rsidRPr="009D2AB8">
        <w:fldChar w:fldCharType="end"/>
      </w:r>
      <w:bookmarkEnd w:id="129"/>
      <w:r w:rsidRPr="009D2AB8">
        <w:t xml:space="preserve"> – Maior aptidão observada nos testes aleatórios.</w:t>
      </w:r>
    </w:p>
    <w:p w:rsidR="009D2AB8" w:rsidRPr="009D2AB8" w:rsidRDefault="009D2AB8" w:rsidP="009B5A13">
      <w:pPr>
        <w:pStyle w:val="tex"/>
        <w:jc w:val="center"/>
      </w:pPr>
    </w:p>
    <w:p w:rsidR="009D2AB8" w:rsidRPr="009D2AB8" w:rsidRDefault="009D2AB8" w:rsidP="009B5A13">
      <w:pPr>
        <w:pStyle w:val="tex"/>
        <w:jc w:val="center"/>
      </w:pPr>
    </w:p>
    <w:p w:rsidR="009B5A13" w:rsidRPr="009D2AB8" w:rsidRDefault="009B5A13" w:rsidP="009B5A13"/>
    <w:p w:rsidR="00732B91" w:rsidRPr="009D2AB8" w:rsidRDefault="00732B91" w:rsidP="00732B91">
      <w:pPr>
        <w:pStyle w:val="tex"/>
      </w:pPr>
      <w:r w:rsidRPr="009D2AB8">
        <w:tab/>
        <w:t xml:space="preserve">As ilustrações a seguir mostram o comportamento da função de aptidão nos testes 1 a 10. </w:t>
      </w:r>
    </w:p>
    <w:p w:rsidR="004D6995" w:rsidRDefault="00732B91" w:rsidP="004D6995">
      <w:pPr>
        <w:keepNext/>
        <w:jc w:val="center"/>
      </w:pPr>
      <w:r>
        <w:rPr>
          <w:noProof/>
          <w:lang w:val="en-US"/>
        </w:rPr>
        <w:drawing>
          <wp:inline distT="0" distB="0" distL="0" distR="0" wp14:anchorId="586F5DC3" wp14:editId="436CEABD">
            <wp:extent cx="4610100" cy="3457575"/>
            <wp:effectExtent l="0" t="0" r="0" b="9525"/>
            <wp:docPr id="51" name="Picture 51" descr="C:\Users\Gabriel\Documents\GitHub\TG\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ocuments\GitHub\TG\aleatorio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23037" cy="3467278"/>
                    </a:xfrm>
                    <a:prstGeom prst="rect">
                      <a:avLst/>
                    </a:prstGeom>
                    <a:noFill/>
                    <a:ln>
                      <a:noFill/>
                    </a:ln>
                  </pic:spPr>
                </pic:pic>
              </a:graphicData>
            </a:graphic>
          </wp:inline>
        </w:drawing>
      </w:r>
    </w:p>
    <w:p w:rsidR="004D6995" w:rsidRDefault="004D6995" w:rsidP="00210566">
      <w:pPr>
        <w:pStyle w:val="tex"/>
        <w:jc w:val="center"/>
      </w:pPr>
      <w:bookmarkStart w:id="130" w:name="_Toc373375471"/>
      <w:r>
        <w:t xml:space="preserve">Figura </w:t>
      </w:r>
      <w:r w:rsidR="003024DD">
        <w:fldChar w:fldCharType="begin"/>
      </w:r>
      <w:r>
        <w:instrText xml:space="preserve"> SEQ Figura \* ARABIC </w:instrText>
      </w:r>
      <w:r w:rsidR="003024DD">
        <w:fldChar w:fldCharType="separate"/>
      </w:r>
      <w:r w:rsidR="0094392F">
        <w:rPr>
          <w:noProof/>
        </w:rPr>
        <w:t>53</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30"/>
    </w:p>
    <w:p w:rsidR="004D6995" w:rsidRDefault="00732B91" w:rsidP="004D6995">
      <w:pPr>
        <w:keepNext/>
        <w:jc w:val="center"/>
      </w:pPr>
      <w:r>
        <w:rPr>
          <w:noProof/>
          <w:lang w:val="en-US"/>
        </w:rPr>
        <w:lastRenderedPageBreak/>
        <w:drawing>
          <wp:inline distT="0" distB="0" distL="0" distR="0" wp14:anchorId="447639E3" wp14:editId="0697A285">
            <wp:extent cx="4749798" cy="3562350"/>
            <wp:effectExtent l="0" t="0" r="0" b="0"/>
            <wp:docPr id="52" name="Picture 52" descr="C:\Users\Gabriel\Documents\GitHub\TG\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ocuments\GitHub\TG\aleatorio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2066" cy="3586551"/>
                    </a:xfrm>
                    <a:prstGeom prst="rect">
                      <a:avLst/>
                    </a:prstGeom>
                    <a:noFill/>
                    <a:ln>
                      <a:noFill/>
                    </a:ln>
                  </pic:spPr>
                </pic:pic>
              </a:graphicData>
            </a:graphic>
          </wp:inline>
        </w:drawing>
      </w:r>
    </w:p>
    <w:p w:rsidR="005E24D2" w:rsidRPr="00E0393A" w:rsidRDefault="004D6995" w:rsidP="00210566">
      <w:pPr>
        <w:pStyle w:val="tex"/>
        <w:jc w:val="center"/>
      </w:pPr>
      <w:bookmarkStart w:id="131" w:name="_Toc373375472"/>
      <w:r>
        <w:t xml:space="preserve">Figura </w:t>
      </w:r>
      <w:r w:rsidR="003024DD">
        <w:fldChar w:fldCharType="begin"/>
      </w:r>
      <w:r>
        <w:instrText xml:space="preserve"> SEQ Figura \* ARABIC </w:instrText>
      </w:r>
      <w:r w:rsidR="003024DD">
        <w:fldChar w:fldCharType="separate"/>
      </w:r>
      <w:r w:rsidR="0094392F">
        <w:rPr>
          <w:noProof/>
        </w:rPr>
        <w:t>54</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31"/>
    </w:p>
    <w:p w:rsidR="004D6995" w:rsidRDefault="00732B91" w:rsidP="004D6995">
      <w:pPr>
        <w:keepNext/>
        <w:jc w:val="center"/>
      </w:pPr>
      <w:r>
        <w:rPr>
          <w:noProof/>
          <w:lang w:val="en-US"/>
        </w:rPr>
        <w:drawing>
          <wp:inline distT="0" distB="0" distL="0" distR="0" wp14:anchorId="02426EC2" wp14:editId="499FC2EC">
            <wp:extent cx="4695825" cy="3521869"/>
            <wp:effectExtent l="0" t="0" r="0" b="2540"/>
            <wp:docPr id="53" name="Picture 53" descr="C:\Users\Gabriel\Documents\GitHub\TG\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ocuments\GitHub\TG\aleatorio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2340" cy="3526755"/>
                    </a:xfrm>
                    <a:prstGeom prst="rect">
                      <a:avLst/>
                    </a:prstGeom>
                    <a:noFill/>
                    <a:ln>
                      <a:noFill/>
                    </a:ln>
                  </pic:spPr>
                </pic:pic>
              </a:graphicData>
            </a:graphic>
          </wp:inline>
        </w:drawing>
      </w:r>
    </w:p>
    <w:p w:rsidR="005E24D2" w:rsidRPr="00E0393A" w:rsidRDefault="004D6995" w:rsidP="00210566">
      <w:pPr>
        <w:pStyle w:val="tex"/>
        <w:jc w:val="center"/>
      </w:pPr>
      <w:bookmarkStart w:id="132" w:name="_Toc373375473"/>
      <w:r>
        <w:t xml:space="preserve">Figura </w:t>
      </w:r>
      <w:r w:rsidR="003024DD">
        <w:fldChar w:fldCharType="begin"/>
      </w:r>
      <w:r>
        <w:instrText xml:space="preserve"> SEQ Figura \* ARABIC </w:instrText>
      </w:r>
      <w:r w:rsidR="003024DD">
        <w:fldChar w:fldCharType="separate"/>
      </w:r>
      <w:r w:rsidR="0094392F">
        <w:rPr>
          <w:noProof/>
        </w:rPr>
        <w:t>55</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3.</w:t>
      </w:r>
      <w:bookmarkEnd w:id="132"/>
    </w:p>
    <w:p w:rsidR="004D6995" w:rsidRDefault="00732B91" w:rsidP="004D6995">
      <w:pPr>
        <w:keepNext/>
        <w:jc w:val="center"/>
      </w:pPr>
      <w:r>
        <w:rPr>
          <w:noProof/>
          <w:lang w:val="en-US"/>
        </w:rPr>
        <w:lastRenderedPageBreak/>
        <w:drawing>
          <wp:inline distT="0" distB="0" distL="0" distR="0" wp14:anchorId="1105A54A" wp14:editId="20A2D24A">
            <wp:extent cx="4724400" cy="3543300"/>
            <wp:effectExtent l="0" t="0" r="0" b="0"/>
            <wp:docPr id="54" name="Picture 54" descr="C:\Users\Gabriel\Documents\GitHub\TG\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Documents\GitHub\TG\aleatorio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9660" cy="3547245"/>
                    </a:xfrm>
                    <a:prstGeom prst="rect">
                      <a:avLst/>
                    </a:prstGeom>
                    <a:noFill/>
                    <a:ln>
                      <a:noFill/>
                    </a:ln>
                  </pic:spPr>
                </pic:pic>
              </a:graphicData>
            </a:graphic>
          </wp:inline>
        </w:drawing>
      </w:r>
    </w:p>
    <w:p w:rsidR="005E24D2" w:rsidRPr="00E0393A" w:rsidRDefault="004D6995" w:rsidP="00210566">
      <w:pPr>
        <w:pStyle w:val="tex"/>
        <w:jc w:val="center"/>
      </w:pPr>
      <w:bookmarkStart w:id="133" w:name="_Toc373375474"/>
      <w:r>
        <w:t xml:space="preserve">Figura </w:t>
      </w:r>
      <w:r w:rsidR="003024DD">
        <w:fldChar w:fldCharType="begin"/>
      </w:r>
      <w:r>
        <w:instrText xml:space="preserve"> SEQ Figura \* ARABIC </w:instrText>
      </w:r>
      <w:r w:rsidR="003024DD">
        <w:fldChar w:fldCharType="separate"/>
      </w:r>
      <w:r w:rsidR="0094392F">
        <w:rPr>
          <w:noProof/>
        </w:rPr>
        <w:t>56</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33"/>
    </w:p>
    <w:p w:rsidR="004D6995" w:rsidRDefault="00732B91" w:rsidP="004D6995">
      <w:pPr>
        <w:keepNext/>
        <w:jc w:val="center"/>
      </w:pPr>
      <w:r>
        <w:rPr>
          <w:noProof/>
          <w:lang w:val="en-US"/>
        </w:rPr>
        <w:drawing>
          <wp:inline distT="0" distB="0" distL="0" distR="0" wp14:anchorId="216A2286" wp14:editId="7FBB26A6">
            <wp:extent cx="4514850" cy="3386138"/>
            <wp:effectExtent l="0" t="0" r="0" b="5080"/>
            <wp:docPr id="55" name="Picture 55" descr="C:\Users\Gabriel\Documents\GitHub\TG\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ocuments\GitHub\TG\aleatorio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197" cy="3390898"/>
                    </a:xfrm>
                    <a:prstGeom prst="rect">
                      <a:avLst/>
                    </a:prstGeom>
                    <a:noFill/>
                    <a:ln>
                      <a:noFill/>
                    </a:ln>
                  </pic:spPr>
                </pic:pic>
              </a:graphicData>
            </a:graphic>
          </wp:inline>
        </w:drawing>
      </w:r>
    </w:p>
    <w:p w:rsidR="005E24D2" w:rsidRPr="00E0393A" w:rsidRDefault="004D6995" w:rsidP="00210566">
      <w:pPr>
        <w:pStyle w:val="tex"/>
        <w:jc w:val="center"/>
      </w:pPr>
      <w:bookmarkStart w:id="134" w:name="_Toc373375475"/>
      <w:r>
        <w:t xml:space="preserve">Figura </w:t>
      </w:r>
      <w:r w:rsidR="003024DD">
        <w:fldChar w:fldCharType="begin"/>
      </w:r>
      <w:r>
        <w:instrText xml:space="preserve"> SEQ Figura \* ARABIC </w:instrText>
      </w:r>
      <w:r w:rsidR="003024DD">
        <w:fldChar w:fldCharType="separate"/>
      </w:r>
      <w:r w:rsidR="0094392F">
        <w:rPr>
          <w:noProof/>
        </w:rPr>
        <w:t>57</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34"/>
    </w:p>
    <w:p w:rsidR="004D6995" w:rsidRDefault="00732B91" w:rsidP="004D6995">
      <w:pPr>
        <w:keepNext/>
        <w:jc w:val="center"/>
      </w:pPr>
      <w:r>
        <w:rPr>
          <w:noProof/>
          <w:lang w:val="en-US"/>
        </w:rPr>
        <w:lastRenderedPageBreak/>
        <w:drawing>
          <wp:inline distT="0" distB="0" distL="0" distR="0" wp14:anchorId="49C6A271" wp14:editId="6452B7DE">
            <wp:extent cx="4486275" cy="3364706"/>
            <wp:effectExtent l="0" t="0" r="0" b="7620"/>
            <wp:docPr id="56" name="Picture 56" descr="C:\Users\Gabriel\Documents\GitHub\TG\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ocuments\GitHub\TG\aleatorio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1790" cy="3368843"/>
                    </a:xfrm>
                    <a:prstGeom prst="rect">
                      <a:avLst/>
                    </a:prstGeom>
                    <a:noFill/>
                    <a:ln>
                      <a:noFill/>
                    </a:ln>
                  </pic:spPr>
                </pic:pic>
              </a:graphicData>
            </a:graphic>
          </wp:inline>
        </w:drawing>
      </w:r>
    </w:p>
    <w:p w:rsidR="005E24D2" w:rsidRPr="00E0393A" w:rsidRDefault="004D6995" w:rsidP="00210566">
      <w:pPr>
        <w:pStyle w:val="tex"/>
        <w:jc w:val="center"/>
      </w:pPr>
      <w:bookmarkStart w:id="135" w:name="_Toc373375476"/>
      <w:r>
        <w:t xml:space="preserve">Figura </w:t>
      </w:r>
      <w:r w:rsidR="003024DD">
        <w:fldChar w:fldCharType="begin"/>
      </w:r>
      <w:r>
        <w:instrText xml:space="preserve"> SEQ Figura \* ARABIC </w:instrText>
      </w:r>
      <w:r w:rsidR="003024DD">
        <w:fldChar w:fldCharType="separate"/>
      </w:r>
      <w:r w:rsidR="0094392F">
        <w:rPr>
          <w:noProof/>
        </w:rPr>
        <w:t>58</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35"/>
    </w:p>
    <w:p w:rsidR="004D6995" w:rsidRDefault="00732B91" w:rsidP="004D6995">
      <w:pPr>
        <w:keepNext/>
        <w:jc w:val="center"/>
      </w:pPr>
      <w:r>
        <w:rPr>
          <w:noProof/>
          <w:lang w:val="en-US"/>
        </w:rPr>
        <w:drawing>
          <wp:inline distT="0" distB="0" distL="0" distR="0" wp14:anchorId="5464B24A" wp14:editId="36189747">
            <wp:extent cx="4762500" cy="3571875"/>
            <wp:effectExtent l="0" t="0" r="0" b="9525"/>
            <wp:docPr id="57" name="Picture 57" descr="C:\Users\Gabriel\Documents\GitHub\TG\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ocuments\GitHub\TG\aleatorio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8467" cy="3576350"/>
                    </a:xfrm>
                    <a:prstGeom prst="rect">
                      <a:avLst/>
                    </a:prstGeom>
                    <a:noFill/>
                    <a:ln>
                      <a:noFill/>
                    </a:ln>
                  </pic:spPr>
                </pic:pic>
              </a:graphicData>
            </a:graphic>
          </wp:inline>
        </w:drawing>
      </w:r>
    </w:p>
    <w:p w:rsidR="005E24D2" w:rsidRPr="00E0393A" w:rsidRDefault="004D6995" w:rsidP="00210566">
      <w:pPr>
        <w:pStyle w:val="tex"/>
        <w:jc w:val="center"/>
      </w:pPr>
      <w:bookmarkStart w:id="136" w:name="_Toc373375477"/>
      <w:r>
        <w:t xml:space="preserve">Figura </w:t>
      </w:r>
      <w:r w:rsidR="003024DD">
        <w:fldChar w:fldCharType="begin"/>
      </w:r>
      <w:r>
        <w:instrText xml:space="preserve"> SEQ Figura \* ARABIC </w:instrText>
      </w:r>
      <w:r w:rsidR="003024DD">
        <w:fldChar w:fldCharType="separate"/>
      </w:r>
      <w:r w:rsidR="0094392F">
        <w:rPr>
          <w:noProof/>
        </w:rPr>
        <w:t>59</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36"/>
    </w:p>
    <w:p w:rsidR="004D6995" w:rsidRDefault="00732B91" w:rsidP="004D6995">
      <w:pPr>
        <w:keepNext/>
        <w:jc w:val="center"/>
      </w:pPr>
      <w:r>
        <w:rPr>
          <w:noProof/>
          <w:lang w:val="en-US"/>
        </w:rPr>
        <w:lastRenderedPageBreak/>
        <w:drawing>
          <wp:inline distT="0" distB="0" distL="0" distR="0" wp14:anchorId="687042D3" wp14:editId="35C09628">
            <wp:extent cx="4638675" cy="3479006"/>
            <wp:effectExtent l="0" t="0" r="0" b="7620"/>
            <wp:docPr id="58" name="Picture 58" descr="C:\Users\Gabriel\Documents\GitHub\TG\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ocuments\GitHub\TG\aleatorio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7539" cy="3485654"/>
                    </a:xfrm>
                    <a:prstGeom prst="rect">
                      <a:avLst/>
                    </a:prstGeom>
                    <a:noFill/>
                    <a:ln>
                      <a:noFill/>
                    </a:ln>
                  </pic:spPr>
                </pic:pic>
              </a:graphicData>
            </a:graphic>
          </wp:inline>
        </w:drawing>
      </w:r>
    </w:p>
    <w:p w:rsidR="005E24D2" w:rsidRPr="00E0393A" w:rsidRDefault="004D6995" w:rsidP="00210566">
      <w:pPr>
        <w:pStyle w:val="tex"/>
        <w:jc w:val="center"/>
      </w:pPr>
      <w:bookmarkStart w:id="137" w:name="_Toc373375478"/>
      <w:r>
        <w:t xml:space="preserve">Figura </w:t>
      </w:r>
      <w:r w:rsidR="003024DD">
        <w:fldChar w:fldCharType="begin"/>
      </w:r>
      <w:r>
        <w:instrText xml:space="preserve"> SEQ Figura \* ARABIC </w:instrText>
      </w:r>
      <w:r w:rsidR="003024DD">
        <w:fldChar w:fldCharType="separate"/>
      </w:r>
      <w:r w:rsidR="0094392F">
        <w:rPr>
          <w:noProof/>
        </w:rPr>
        <w:t>60</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37"/>
    </w:p>
    <w:p w:rsidR="004D6995" w:rsidRDefault="00732B91" w:rsidP="004D6995">
      <w:pPr>
        <w:keepNext/>
        <w:jc w:val="center"/>
      </w:pPr>
      <w:r>
        <w:rPr>
          <w:noProof/>
          <w:lang w:val="en-US"/>
        </w:rPr>
        <w:drawing>
          <wp:inline distT="0" distB="0" distL="0" distR="0" wp14:anchorId="384D5FE3" wp14:editId="0B645BC3">
            <wp:extent cx="4362450" cy="3271838"/>
            <wp:effectExtent l="0" t="0" r="0" b="5080"/>
            <wp:docPr id="59" name="Picture 59" descr="C:\Users\Gabriel\Documents\GitHub\TG\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cuments\GitHub\TG\aleatorio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2646" cy="3279485"/>
                    </a:xfrm>
                    <a:prstGeom prst="rect">
                      <a:avLst/>
                    </a:prstGeom>
                    <a:noFill/>
                    <a:ln>
                      <a:noFill/>
                    </a:ln>
                  </pic:spPr>
                </pic:pic>
              </a:graphicData>
            </a:graphic>
          </wp:inline>
        </w:drawing>
      </w:r>
    </w:p>
    <w:p w:rsidR="005E24D2" w:rsidRPr="00E0393A" w:rsidRDefault="004D6995" w:rsidP="00210566">
      <w:pPr>
        <w:pStyle w:val="tex"/>
        <w:jc w:val="center"/>
      </w:pPr>
      <w:bookmarkStart w:id="138" w:name="_Toc373375479"/>
      <w:r>
        <w:t xml:space="preserve">Figura </w:t>
      </w:r>
      <w:r w:rsidR="003024DD">
        <w:fldChar w:fldCharType="begin"/>
      </w:r>
      <w:r>
        <w:instrText xml:space="preserve"> SEQ Figura \* ARABIC </w:instrText>
      </w:r>
      <w:r w:rsidR="003024DD">
        <w:fldChar w:fldCharType="separate"/>
      </w:r>
      <w:r w:rsidR="0094392F">
        <w:rPr>
          <w:noProof/>
        </w:rPr>
        <w:t>61</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38"/>
    </w:p>
    <w:p w:rsidR="004D6995" w:rsidRDefault="00732B91" w:rsidP="004D6995">
      <w:pPr>
        <w:keepNext/>
        <w:jc w:val="center"/>
      </w:pPr>
      <w:r>
        <w:rPr>
          <w:noProof/>
          <w:lang w:val="en-US"/>
        </w:rPr>
        <w:lastRenderedPageBreak/>
        <w:drawing>
          <wp:inline distT="0" distB="0" distL="0" distR="0" wp14:anchorId="24210894" wp14:editId="2252ED36">
            <wp:extent cx="4524375" cy="3393281"/>
            <wp:effectExtent l="0" t="0" r="0" b="0"/>
            <wp:docPr id="60" name="Picture 60" descr="C:\Users\Gabriel\Documents\GitHub\TG\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leatorio1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29748" cy="3397311"/>
                    </a:xfrm>
                    <a:prstGeom prst="rect">
                      <a:avLst/>
                    </a:prstGeom>
                    <a:noFill/>
                    <a:ln>
                      <a:noFill/>
                    </a:ln>
                  </pic:spPr>
                </pic:pic>
              </a:graphicData>
            </a:graphic>
          </wp:inline>
        </w:drawing>
      </w:r>
    </w:p>
    <w:p w:rsidR="005E24D2" w:rsidRPr="00E0393A" w:rsidRDefault="004D6995" w:rsidP="00732B91">
      <w:pPr>
        <w:pStyle w:val="tex"/>
        <w:jc w:val="center"/>
      </w:pPr>
      <w:bookmarkStart w:id="139" w:name="_Toc373375480"/>
      <w:r>
        <w:t xml:space="preserve">Figura </w:t>
      </w:r>
      <w:r w:rsidR="003024DD">
        <w:fldChar w:fldCharType="begin"/>
      </w:r>
      <w:r>
        <w:instrText xml:space="preserve"> SEQ Figura \* ARABIC </w:instrText>
      </w:r>
      <w:r w:rsidR="003024DD">
        <w:fldChar w:fldCharType="separate"/>
      </w:r>
      <w:r w:rsidR="0094392F">
        <w:rPr>
          <w:noProof/>
        </w:rPr>
        <w:t>62</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39"/>
    </w:p>
    <w:p w:rsidR="005E24D2" w:rsidRPr="00E0393A" w:rsidRDefault="005E24D2" w:rsidP="005E24D2">
      <w:pPr>
        <w:jc w:val="center"/>
      </w:pPr>
    </w:p>
    <w:p w:rsidR="005E24D2" w:rsidRPr="00E0393A" w:rsidRDefault="005E24D2" w:rsidP="005E24D2">
      <w:pPr>
        <w:jc w:val="center"/>
      </w:pPr>
    </w:p>
    <w:p w:rsidR="005E24D2" w:rsidRDefault="005E24D2" w:rsidP="000F5C07">
      <w:pPr>
        <w:pStyle w:val="tex"/>
        <w:ind w:firstLine="708"/>
        <w:jc w:val="both"/>
      </w:pPr>
      <w:r w:rsidRPr="00E0393A">
        <w:t>Percebe-se, como já foi dito no capítulo 4, que não há um direcionamento</w:t>
      </w:r>
      <w:r w:rsidR="00055C0F">
        <w:t>, evolução ou melhora</w:t>
      </w:r>
      <w:r w:rsidR="001E3F01">
        <w:t xml:space="preserve"> da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w:t>
      </w:r>
      <w:r w:rsidR="000F5C07">
        <w:t xml:space="preserve">   </w:t>
      </w:r>
    </w:p>
    <w:p w:rsidR="007B538B" w:rsidRPr="00E0393A" w:rsidRDefault="007B538B" w:rsidP="000F5C07">
      <w:pPr>
        <w:pStyle w:val="tex"/>
        <w:ind w:firstLine="708"/>
        <w:jc w:val="both"/>
      </w:pPr>
    </w:p>
    <w:p w:rsidR="00736BB4" w:rsidRPr="0026256A" w:rsidRDefault="00736BB4" w:rsidP="00817504">
      <w:pPr>
        <w:pStyle w:val="ListParagraph"/>
        <w:numPr>
          <w:ilvl w:val="2"/>
          <w:numId w:val="6"/>
        </w:numPr>
        <w:spacing w:after="0" w:line="360" w:lineRule="auto"/>
        <w:mirrorIndents/>
        <w:outlineLvl w:val="1"/>
        <w:rPr>
          <w:rFonts w:ascii="Times New Roman" w:hAnsi="Times New Roman" w:cs="Times New Roman"/>
          <w:b/>
          <w:sz w:val="24"/>
          <w:szCs w:val="24"/>
          <w:rPrChange w:id="140" w:author="ceciliaccesar" w:date="2013-11-27T17:10:00Z">
            <w:rPr>
              <w:rFonts w:ascii="Times New Roman" w:hAnsi="Times New Roman" w:cs="Times New Roman"/>
              <w:sz w:val="24"/>
              <w:szCs w:val="24"/>
            </w:rPr>
          </w:rPrChange>
        </w:rPr>
      </w:pPr>
      <w:bookmarkStart w:id="141" w:name="_Toc373375548"/>
      <w:r w:rsidRPr="0026256A">
        <w:rPr>
          <w:rFonts w:ascii="Times New Roman" w:hAnsi="Times New Roman" w:cs="Times New Roman"/>
          <w:b/>
          <w:sz w:val="24"/>
          <w:szCs w:val="24"/>
          <w:rPrChange w:id="142" w:author="ceciliaccesar" w:date="2013-11-27T17:10:00Z">
            <w:rPr>
              <w:rFonts w:ascii="Times New Roman" w:hAnsi="Times New Roman" w:cs="Times New Roman"/>
              <w:sz w:val="24"/>
              <w:szCs w:val="24"/>
            </w:rPr>
          </w:rPrChange>
        </w:rPr>
        <w:t>Busca Gulosa</w:t>
      </w:r>
      <w:bookmarkEnd w:id="141"/>
    </w:p>
    <w:p w:rsidR="005F6B3B" w:rsidRDefault="005F6B3B" w:rsidP="005F6B3B">
      <w:pPr>
        <w:pStyle w:val="tex"/>
        <w:ind w:left="708"/>
      </w:pPr>
    </w:p>
    <w:p w:rsidR="0026256A" w:rsidRDefault="0026256A" w:rsidP="005F6B3B">
      <w:pPr>
        <w:pStyle w:val="tex"/>
        <w:ind w:firstLine="708"/>
        <w:rPr>
          <w:ins w:id="143" w:author="ceciliaccesar" w:date="2013-11-27T17:10:00Z"/>
        </w:rPr>
      </w:pPr>
      <w:ins w:id="144" w:author="ceciliaccesar" w:date="2013-11-27T17:10:00Z">
        <w:r>
          <w:t>Nesta Subseção serão apresentados os resultados dos testes da aplicação do algoritmo guloso.</w:t>
        </w:r>
      </w:ins>
    </w:p>
    <w:p w:rsidR="005F6B3B" w:rsidRPr="009D2AB8" w:rsidRDefault="005F6B3B" w:rsidP="005F6B3B">
      <w:pPr>
        <w:pStyle w:val="tex"/>
        <w:ind w:firstLine="708"/>
      </w:pPr>
      <w:r w:rsidRPr="009D2AB8">
        <w:t xml:space="preserve">A </w:t>
      </w:r>
      <w:r w:rsidR="003024DD">
        <w:fldChar w:fldCharType="begin"/>
      </w:r>
      <w:r>
        <w:instrText xml:space="preserve"> REF _Ref373227935 \h </w:instrText>
      </w:r>
      <w:r w:rsidR="003024DD">
        <w:fldChar w:fldCharType="separate"/>
      </w:r>
      <w:r w:rsidR="0094392F">
        <w:t xml:space="preserve">Tabela </w:t>
      </w:r>
      <w:r w:rsidR="0094392F">
        <w:rPr>
          <w:noProof/>
        </w:rPr>
        <w:t>8</w:t>
      </w:r>
      <w:r w:rsidR="003024DD">
        <w:fldChar w:fldCharType="end"/>
      </w:r>
      <w:r>
        <w:t xml:space="preserve"> </w:t>
      </w:r>
      <w:r w:rsidRPr="009D2AB8">
        <w:t xml:space="preserve">contém as maiores aptidões observadas </w:t>
      </w:r>
      <w:r>
        <w:t>para 100 execuç</w:t>
      </w:r>
      <w:ins w:id="145" w:author="ceciliaccesar" w:date="2013-11-27T17:10:00Z">
        <w:r w:rsidR="0026256A">
          <w:t>õe</w:t>
        </w:r>
      </w:ins>
      <w:del w:id="146" w:author="ceciliaccesar" w:date="2013-11-27T17:10:00Z">
        <w:r w:rsidDel="0026256A">
          <w:delText>oe</w:delText>
        </w:r>
      </w:del>
      <w:r>
        <w:t>s do Algoritmo de Busca Gulosa para os testes de 1 a 10.</w:t>
      </w:r>
    </w:p>
    <w:p w:rsidR="0026256A" w:rsidRDefault="0026256A">
      <w:pPr>
        <w:rPr>
          <w:ins w:id="147" w:author="ceciliaccesar" w:date="2013-11-27T17:11:00Z"/>
          <w:rFonts w:ascii="Times New Roman" w:hAnsi="Times New Roman" w:cs="Times New Roman"/>
          <w:sz w:val="24"/>
          <w:szCs w:val="24"/>
        </w:rPr>
      </w:pPr>
      <w:ins w:id="148" w:author="ceciliaccesar" w:date="2013-11-27T17:11:00Z">
        <w:r>
          <w:br w:type="page"/>
        </w:r>
      </w:ins>
    </w:p>
    <w:p w:rsidR="005F6B3B" w:rsidRDefault="005F6B3B" w:rsidP="005F6B3B">
      <w:pPr>
        <w:pStyle w:val="tex"/>
        <w:ind w:left="708"/>
      </w:pPr>
    </w:p>
    <w:tbl>
      <w:tblPr>
        <w:tblW w:w="5500" w:type="dxa"/>
        <w:jc w:val="center"/>
        <w:tblLook w:val="04A0" w:firstRow="1" w:lastRow="0" w:firstColumn="1" w:lastColumn="0" w:noHBand="0" w:noVBand="1"/>
      </w:tblPr>
      <w:tblGrid>
        <w:gridCol w:w="1160"/>
        <w:gridCol w:w="1376"/>
        <w:gridCol w:w="3100"/>
      </w:tblGrid>
      <w:tr w:rsidR="005F6B3B" w:rsidRPr="005F6B3B" w:rsidTr="005F6B3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Teste</w:t>
            </w:r>
            <w:proofErr w:type="spellEnd"/>
          </w:p>
        </w:tc>
        <w:tc>
          <w:tcPr>
            <w:tcW w:w="124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Roteadores</w:t>
            </w:r>
            <w:proofErr w:type="spellEnd"/>
          </w:p>
        </w:tc>
        <w:tc>
          <w:tcPr>
            <w:tcW w:w="310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Maior</w:t>
            </w:r>
            <w:proofErr w:type="spellEnd"/>
            <w:r w:rsidRPr="005F6B3B">
              <w:rPr>
                <w:rFonts w:ascii="Times New Roman" w:eastAsia="Times New Roman" w:hAnsi="Times New Roman" w:cs="Times New Roman"/>
                <w:b/>
                <w:bCs/>
                <w:color w:val="000000"/>
                <w:sz w:val="24"/>
                <w:szCs w:val="24"/>
                <w:lang w:val="en-US"/>
              </w:rPr>
              <w:t xml:space="preserve"> </w:t>
            </w:r>
            <w:proofErr w:type="spellStart"/>
            <w:r w:rsidRPr="005F6B3B">
              <w:rPr>
                <w:rFonts w:ascii="Times New Roman" w:eastAsia="Times New Roman" w:hAnsi="Times New Roman" w:cs="Times New Roman"/>
                <w:b/>
                <w:bCs/>
                <w:color w:val="000000"/>
                <w:sz w:val="24"/>
                <w:szCs w:val="24"/>
                <w:lang w:val="en-US"/>
              </w:rPr>
              <w:t>aptidão</w:t>
            </w:r>
            <w:proofErr w:type="spellEnd"/>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6,3889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5,9337</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4</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12</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5,8324</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20</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6,2675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17</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5,6235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6,2139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8</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18</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7,3252</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9</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7,5876</w:t>
            </w:r>
          </w:p>
        </w:tc>
      </w:tr>
      <w:tr w:rsidR="005F6B3B" w:rsidRPr="005F6B3B" w:rsidTr="005F6B3B">
        <w:trPr>
          <w:trHeight w:val="330"/>
          <w:jc w:val="center"/>
        </w:trPr>
        <w:tc>
          <w:tcPr>
            <w:tcW w:w="116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10</w:t>
            </w:r>
          </w:p>
        </w:tc>
        <w:tc>
          <w:tcPr>
            <w:tcW w:w="124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7,7034</w:t>
            </w:r>
          </w:p>
        </w:tc>
      </w:tr>
    </w:tbl>
    <w:p w:rsidR="005F6B3B" w:rsidRPr="00E0393A" w:rsidRDefault="005F6B3B" w:rsidP="00736BB4">
      <w:pPr>
        <w:pStyle w:val="tex"/>
      </w:pPr>
    </w:p>
    <w:p w:rsidR="00736BB4" w:rsidRPr="00E0393A" w:rsidRDefault="003A62CA" w:rsidP="003A62CA">
      <w:pPr>
        <w:pStyle w:val="tex"/>
        <w:jc w:val="center"/>
      </w:pPr>
      <w:bookmarkStart w:id="149" w:name="_Ref373227935"/>
      <w:r>
        <w:t xml:space="preserve">Tabela </w:t>
      </w:r>
      <w:r w:rsidR="003024DD">
        <w:fldChar w:fldCharType="begin"/>
      </w:r>
      <w:r>
        <w:instrText xml:space="preserve"> SEQ Tabela \* ARABIC </w:instrText>
      </w:r>
      <w:r w:rsidR="003024DD">
        <w:fldChar w:fldCharType="separate"/>
      </w:r>
      <w:r w:rsidR="0094392F">
        <w:rPr>
          <w:noProof/>
        </w:rPr>
        <w:t>8</w:t>
      </w:r>
      <w:r w:rsidR="003024DD">
        <w:fldChar w:fldCharType="end"/>
      </w:r>
      <w:bookmarkEnd w:id="149"/>
      <w:r w:rsidR="00C26FC5">
        <w:t xml:space="preserve"> – Resultados do Algoritmo de Busca Gulosa</w:t>
      </w:r>
    </w:p>
    <w:p w:rsidR="00736BB4" w:rsidRDefault="00E15A6C" w:rsidP="00736BB4">
      <w:pPr>
        <w:pStyle w:val="tex"/>
      </w:pPr>
      <w:r>
        <w:tab/>
      </w:r>
    </w:p>
    <w:p w:rsidR="00F47B8D" w:rsidRPr="0026256A" w:rsidRDefault="00F47B8D" w:rsidP="00F47B8D">
      <w:pPr>
        <w:pStyle w:val="ListParagraph"/>
        <w:numPr>
          <w:ilvl w:val="2"/>
          <w:numId w:val="6"/>
        </w:numPr>
        <w:spacing w:after="0" w:line="360" w:lineRule="auto"/>
        <w:mirrorIndents/>
        <w:outlineLvl w:val="1"/>
        <w:rPr>
          <w:rFonts w:ascii="Times New Roman" w:hAnsi="Times New Roman" w:cs="Times New Roman"/>
          <w:b/>
          <w:sz w:val="24"/>
          <w:szCs w:val="24"/>
          <w:rPrChange w:id="150" w:author="ceciliaccesar" w:date="2013-11-27T17:11:00Z">
            <w:rPr>
              <w:rFonts w:ascii="Times New Roman" w:hAnsi="Times New Roman" w:cs="Times New Roman"/>
              <w:sz w:val="24"/>
              <w:szCs w:val="24"/>
            </w:rPr>
          </w:rPrChange>
        </w:rPr>
      </w:pPr>
      <w:bookmarkStart w:id="151" w:name="_Toc373375549"/>
      <w:r w:rsidRPr="0026256A">
        <w:rPr>
          <w:rFonts w:ascii="Times New Roman" w:hAnsi="Times New Roman" w:cs="Times New Roman"/>
          <w:b/>
          <w:sz w:val="24"/>
          <w:szCs w:val="24"/>
          <w:rPrChange w:id="152" w:author="ceciliaccesar" w:date="2013-11-27T17:11:00Z">
            <w:rPr>
              <w:rFonts w:ascii="Times New Roman" w:hAnsi="Times New Roman" w:cs="Times New Roman"/>
              <w:sz w:val="24"/>
              <w:szCs w:val="24"/>
            </w:rPr>
          </w:rPrChange>
        </w:rPr>
        <w:t>Quadro Comparativo</w:t>
      </w:r>
      <w:bookmarkEnd w:id="151"/>
    </w:p>
    <w:p w:rsidR="002C0BF3" w:rsidRDefault="002C0BF3" w:rsidP="00736BB4">
      <w:pPr>
        <w:pStyle w:val="tex"/>
      </w:pPr>
    </w:p>
    <w:p w:rsidR="00F47B8D" w:rsidRDefault="005B5108" w:rsidP="002C0BF3">
      <w:pPr>
        <w:pStyle w:val="tex"/>
        <w:ind w:firstLine="708"/>
      </w:pPr>
      <w:r>
        <w:t xml:space="preserve">O quadro abaixo resume a comparação entre os resultados dos </w:t>
      </w:r>
      <w:ins w:id="153" w:author="ceciliaccesar" w:date="2013-11-27T17:11:00Z">
        <w:r w:rsidR="0026256A">
          <w:t xml:space="preserve">3 </w:t>
        </w:r>
      </w:ins>
      <w:r>
        <w:t xml:space="preserve">algoritmos aplicados nos cenários de testes. </w:t>
      </w:r>
    </w:p>
    <w:tbl>
      <w:tblPr>
        <w:tblW w:w="8592" w:type="dxa"/>
        <w:jc w:val="center"/>
        <w:tblLook w:val="04A0" w:firstRow="1" w:lastRow="0" w:firstColumn="1" w:lastColumn="0" w:noHBand="0" w:noVBand="1"/>
      </w:tblPr>
      <w:tblGrid>
        <w:gridCol w:w="1160"/>
        <w:gridCol w:w="1376"/>
        <w:gridCol w:w="2356"/>
        <w:gridCol w:w="1730"/>
        <w:gridCol w:w="1970"/>
      </w:tblGrid>
      <w:tr w:rsidR="002C0BF3" w:rsidRPr="002C0BF3" w:rsidTr="00E3526F">
        <w:trPr>
          <w:trHeight w:val="333"/>
          <w:jc w:val="center"/>
        </w:trPr>
        <w:tc>
          <w:tcPr>
            <w:tcW w:w="116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Algoritmo</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Aleatória</w:t>
            </w:r>
            <w:proofErr w:type="spellEnd"/>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2356" w:type="dxa"/>
            <w:tcBorders>
              <w:top w:val="nil"/>
              <w:left w:val="nil"/>
              <w:bottom w:val="nil"/>
              <w:right w:val="nil"/>
            </w:tcBorders>
            <w:shd w:val="clear" w:color="000000" w:fill="68C0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9,5</w:t>
            </w:r>
          </w:p>
        </w:tc>
        <w:tc>
          <w:tcPr>
            <w:tcW w:w="1730" w:type="dxa"/>
            <w:tcBorders>
              <w:top w:val="nil"/>
              <w:left w:val="nil"/>
              <w:bottom w:val="nil"/>
              <w:right w:val="nil"/>
            </w:tcBorders>
            <w:shd w:val="clear" w:color="000000" w:fill="FAEA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6,3889</w:t>
            </w:r>
          </w:p>
        </w:tc>
        <w:tc>
          <w:tcPr>
            <w:tcW w:w="1970" w:type="dxa"/>
            <w:tcBorders>
              <w:top w:val="nil"/>
              <w:left w:val="nil"/>
              <w:bottom w:val="nil"/>
              <w:right w:val="nil"/>
            </w:tcBorders>
            <w:shd w:val="clear" w:color="000000" w:fill="FBB178"/>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4,5278</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2356" w:type="dxa"/>
            <w:tcBorders>
              <w:top w:val="nil"/>
              <w:left w:val="nil"/>
              <w:bottom w:val="nil"/>
              <w:right w:val="nil"/>
            </w:tcBorders>
            <w:shd w:val="clear" w:color="000000" w:fill="63BE7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9,6</w:t>
            </w:r>
          </w:p>
        </w:tc>
        <w:tc>
          <w:tcPr>
            <w:tcW w:w="1730" w:type="dxa"/>
            <w:tcBorders>
              <w:top w:val="nil"/>
              <w:left w:val="nil"/>
              <w:bottom w:val="nil"/>
              <w:right w:val="nil"/>
            </w:tcBorders>
            <w:shd w:val="clear" w:color="000000" w:fill="FEEA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w:t>
            </w:r>
          </w:p>
        </w:tc>
        <w:tc>
          <w:tcPr>
            <w:tcW w:w="1970" w:type="dxa"/>
            <w:tcBorders>
              <w:top w:val="nil"/>
              <w:left w:val="nil"/>
              <w:bottom w:val="nil"/>
              <w:right w:val="nil"/>
            </w:tcBorders>
            <w:shd w:val="clear" w:color="000000" w:fill="FBA877"/>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4,25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73C3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9,2653</w:t>
            </w:r>
          </w:p>
        </w:tc>
        <w:tc>
          <w:tcPr>
            <w:tcW w:w="1730" w:type="dxa"/>
            <w:tcBorders>
              <w:top w:val="nil"/>
              <w:left w:val="nil"/>
              <w:bottom w:val="nil"/>
              <w:right w:val="nil"/>
            </w:tcBorders>
            <w:shd w:val="clear" w:color="000000" w:fill="FEE0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5,9337</w:t>
            </w:r>
          </w:p>
        </w:tc>
        <w:tc>
          <w:tcPr>
            <w:tcW w:w="1970" w:type="dxa"/>
            <w:tcBorders>
              <w:top w:val="nil"/>
              <w:left w:val="nil"/>
              <w:bottom w:val="nil"/>
              <w:right w:val="nil"/>
            </w:tcBorders>
            <w:shd w:val="clear" w:color="000000" w:fill="FEDF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5,9133</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7EC6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9,03</w:t>
            </w:r>
          </w:p>
        </w:tc>
        <w:tc>
          <w:tcPr>
            <w:tcW w:w="1730" w:type="dxa"/>
            <w:tcBorders>
              <w:top w:val="nil"/>
              <w:left w:val="nil"/>
              <w:bottom w:val="nil"/>
              <w:right w:val="nil"/>
            </w:tcBorders>
            <w:shd w:val="clear" w:color="000000" w:fill="FEE8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6,1944</w:t>
            </w:r>
          </w:p>
        </w:tc>
        <w:tc>
          <w:tcPr>
            <w:tcW w:w="1970" w:type="dxa"/>
            <w:tcBorders>
              <w:top w:val="nil"/>
              <w:left w:val="nil"/>
              <w:bottom w:val="nil"/>
              <w:right w:val="nil"/>
            </w:tcBorders>
            <w:shd w:val="clear" w:color="000000" w:fill="F86E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2,4875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20</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w:t>
            </w:r>
          </w:p>
        </w:tc>
        <w:tc>
          <w:tcPr>
            <w:tcW w:w="1730" w:type="dxa"/>
            <w:tcBorders>
              <w:top w:val="nil"/>
              <w:left w:val="nil"/>
              <w:bottom w:val="nil"/>
              <w:right w:val="nil"/>
            </w:tcBorders>
            <w:shd w:val="clear" w:color="000000" w:fill="FFEB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6,2675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17</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9,1696</w:t>
            </w:r>
          </w:p>
        </w:tc>
        <w:tc>
          <w:tcPr>
            <w:tcW w:w="1730" w:type="dxa"/>
            <w:tcBorders>
              <w:top w:val="nil"/>
              <w:left w:val="nil"/>
              <w:bottom w:val="nil"/>
              <w:right w:val="nil"/>
            </w:tcBorders>
            <w:shd w:val="clear" w:color="000000" w:fill="FDD57F"/>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5,6235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nil"/>
              <w:right w:val="nil"/>
            </w:tcBorders>
            <w:shd w:val="clear" w:color="000000" w:fill="78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9,1519</w:t>
            </w:r>
          </w:p>
        </w:tc>
        <w:tc>
          <w:tcPr>
            <w:tcW w:w="1730" w:type="dxa"/>
            <w:tcBorders>
              <w:top w:val="nil"/>
              <w:left w:val="nil"/>
              <w:bottom w:val="nil"/>
              <w:right w:val="nil"/>
            </w:tcBorders>
            <w:shd w:val="clear" w:color="000000" w:fill="FEE9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6,2139</w:t>
            </w:r>
          </w:p>
        </w:tc>
        <w:tc>
          <w:tcPr>
            <w:tcW w:w="1970" w:type="dxa"/>
            <w:tcBorders>
              <w:top w:val="nil"/>
              <w:left w:val="nil"/>
              <w:bottom w:val="nil"/>
              <w:right w:val="nil"/>
            </w:tcBorders>
            <w:shd w:val="clear" w:color="000000" w:fill="F86B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2,4094</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77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9,1728</w:t>
            </w:r>
          </w:p>
        </w:tc>
        <w:tc>
          <w:tcPr>
            <w:tcW w:w="1730" w:type="dxa"/>
            <w:tcBorders>
              <w:top w:val="nil"/>
              <w:left w:val="nil"/>
              <w:bottom w:val="nil"/>
              <w:right w:val="nil"/>
            </w:tcBorders>
            <w:shd w:val="clear" w:color="000000" w:fill="CEDD82"/>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7,3252</w:t>
            </w:r>
          </w:p>
        </w:tc>
        <w:tc>
          <w:tcPr>
            <w:tcW w:w="1970" w:type="dxa"/>
            <w:tcBorders>
              <w:top w:val="nil"/>
              <w:left w:val="nil"/>
              <w:bottom w:val="nil"/>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40</w:t>
            </w:r>
          </w:p>
        </w:tc>
        <w:tc>
          <w:tcPr>
            <w:tcW w:w="2356" w:type="dxa"/>
            <w:tcBorders>
              <w:top w:val="nil"/>
              <w:left w:val="nil"/>
              <w:bottom w:val="nil"/>
              <w:right w:val="nil"/>
            </w:tcBorders>
            <w:shd w:val="clear" w:color="000000" w:fill="7B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9,09</w:t>
            </w:r>
          </w:p>
        </w:tc>
        <w:tc>
          <w:tcPr>
            <w:tcW w:w="1730" w:type="dxa"/>
            <w:tcBorders>
              <w:top w:val="nil"/>
              <w:left w:val="nil"/>
              <w:bottom w:val="nil"/>
              <w:right w:val="nil"/>
            </w:tcBorders>
            <w:shd w:val="clear" w:color="000000" w:fill="C2DA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7,5876</w:t>
            </w:r>
          </w:p>
        </w:tc>
        <w:tc>
          <w:tcPr>
            <w:tcW w:w="1970" w:type="dxa"/>
            <w:tcBorders>
              <w:top w:val="nil"/>
              <w:left w:val="nil"/>
              <w:bottom w:val="nil"/>
              <w:right w:val="nil"/>
            </w:tcBorders>
            <w:shd w:val="clear" w:color="000000" w:fill="F86F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2,5266</w:t>
            </w:r>
          </w:p>
        </w:tc>
      </w:tr>
      <w:tr w:rsidR="002C0BF3" w:rsidRPr="002C0BF3" w:rsidTr="00851D12">
        <w:trPr>
          <w:trHeight w:val="330"/>
          <w:jc w:val="center"/>
        </w:trPr>
        <w:tc>
          <w:tcPr>
            <w:tcW w:w="1160"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single" w:sz="8" w:space="0" w:color="auto"/>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9,161</w:t>
            </w:r>
          </w:p>
        </w:tc>
        <w:tc>
          <w:tcPr>
            <w:tcW w:w="1730" w:type="dxa"/>
            <w:tcBorders>
              <w:top w:val="nil"/>
              <w:left w:val="nil"/>
              <w:bottom w:val="single" w:sz="8" w:space="0" w:color="auto"/>
              <w:right w:val="nil"/>
            </w:tcBorders>
            <w:shd w:val="clear" w:color="000000" w:fill="BCD8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7,7034</w:t>
            </w:r>
          </w:p>
        </w:tc>
        <w:tc>
          <w:tcPr>
            <w:tcW w:w="1970" w:type="dxa"/>
            <w:tcBorders>
              <w:top w:val="nil"/>
              <w:left w:val="nil"/>
              <w:bottom w:val="single" w:sz="8" w:space="0" w:color="auto"/>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bl>
    <w:p w:rsidR="00EF6D9F" w:rsidRDefault="00851D12" w:rsidP="00851D12">
      <w:pPr>
        <w:pStyle w:val="tex"/>
        <w:jc w:val="center"/>
      </w:pPr>
      <w:bookmarkStart w:id="154" w:name="_Ref373234007"/>
      <w:r>
        <w:t xml:space="preserve">Tabela </w:t>
      </w:r>
      <w:r w:rsidR="003024DD">
        <w:fldChar w:fldCharType="begin"/>
      </w:r>
      <w:r>
        <w:instrText xml:space="preserve"> SEQ Tabela \* ARABIC </w:instrText>
      </w:r>
      <w:r w:rsidR="003024DD">
        <w:fldChar w:fldCharType="separate"/>
      </w:r>
      <w:r w:rsidR="0094392F">
        <w:rPr>
          <w:noProof/>
        </w:rPr>
        <w:t>9</w:t>
      </w:r>
      <w:r w:rsidR="003024DD">
        <w:fldChar w:fldCharType="end"/>
      </w:r>
      <w:bookmarkEnd w:id="154"/>
      <w:r>
        <w:t xml:space="preserve"> – Resultados unificados dos três algoritmos testados.</w:t>
      </w:r>
    </w:p>
    <w:p w:rsidR="00851D12" w:rsidRDefault="00851D12" w:rsidP="00E3526F">
      <w:pPr>
        <w:pStyle w:val="tex"/>
      </w:pPr>
    </w:p>
    <w:p w:rsidR="00F47B8D" w:rsidRDefault="00E3526F" w:rsidP="002C0BF3">
      <w:pPr>
        <w:pStyle w:val="tex"/>
        <w:ind w:firstLine="360"/>
      </w:pPr>
      <w:proofErr w:type="spellStart"/>
      <w:r>
        <w:t>N</w:t>
      </w:r>
      <w:ins w:id="155" w:author="ceciliaccesar" w:date="2013-11-27T17:11:00Z">
        <w:r w:rsidR="0026256A">
          <w:t>est</w:t>
        </w:r>
      </w:ins>
      <w:r>
        <w:t>a</w:t>
      </w:r>
      <w:del w:id="156" w:author="ceciliaccesar" w:date="2013-11-27T17:11:00Z">
        <w:r w:rsidDel="0026256A">
          <w:delText xml:space="preserve"> </w:delText>
        </w:r>
      </w:del>
      <w:ins w:id="157" w:author="ceciliaccesar" w:date="2013-11-27T17:11:00Z">
        <w:r w:rsidR="0026256A">
          <w:t>tabela</w:t>
        </w:r>
      </w:ins>
      <w:proofErr w:type="spellEnd"/>
      <w:del w:id="158" w:author="ceciliaccesar" w:date="2013-11-27T17:11:00Z">
        <w:r w:rsidR="003024DD" w:rsidDel="0026256A">
          <w:fldChar w:fldCharType="begin"/>
        </w:r>
        <w:r w:rsidDel="0026256A">
          <w:delInstrText xml:space="preserve"> REF _Ref373234007 \h </w:delInstrText>
        </w:r>
        <w:r w:rsidR="003024DD" w:rsidDel="0026256A">
          <w:fldChar w:fldCharType="separate"/>
        </w:r>
        <w:r w:rsidR="00863B82" w:rsidDel="0026256A">
          <w:delText xml:space="preserve">Tabela </w:delText>
        </w:r>
        <w:r w:rsidR="00863B82" w:rsidDel="0026256A">
          <w:rPr>
            <w:noProof/>
          </w:rPr>
          <w:delText>9</w:delText>
        </w:r>
        <w:r w:rsidR="003024DD" w:rsidDel="0026256A">
          <w:fldChar w:fldCharType="end"/>
        </w:r>
      </w:del>
      <w:r>
        <w:t xml:space="preserve">, os valores mais altos de aptidão de cada algoritmo são mostrados em uma escala de cores indo do vermelho ao verde com o crescimento do valor de aptidão do melhor </w:t>
      </w:r>
      <w:r>
        <w:lastRenderedPageBreak/>
        <w:t>indivíduo gerado em cada teste por cada um dos algoritmos testados.</w:t>
      </w:r>
      <w:r w:rsidRPr="00E17054">
        <w:t xml:space="preserve"> </w:t>
      </w:r>
      <w:r w:rsidR="00C523A4">
        <w:t>Note que em todos os casos o algoritmo genético tem desempenho melhor ou igual a seus alternativos.</w:t>
      </w:r>
    </w:p>
    <w:p w:rsidR="00E17054" w:rsidRDefault="00851D12" w:rsidP="00E17054">
      <w:pPr>
        <w:pStyle w:val="tex"/>
        <w:ind w:firstLine="360"/>
        <w:jc w:val="both"/>
      </w:pPr>
      <w:r w:rsidRPr="00E17054">
        <w:t>Pode</w:t>
      </w:r>
      <w:r w:rsidR="00E17054" w:rsidRPr="00E17054">
        <w:t>-se perceber que o desempenho do algoritmo guloso está diretamente relacionado ao número do teste, ou seja, a densidade de sensores. Em cenários mais densos o espaço de soluções fica mais denso, dessa forma, a partir da solução gulosa, gerar uma solução que resulte em uma compone</w:t>
      </w:r>
      <w:r w:rsidR="00E17054">
        <w:t>nte cone</w:t>
      </w:r>
      <w:r w:rsidR="00E17054" w:rsidRPr="00E17054">
        <w:t>xa maior é mais provável.</w:t>
      </w:r>
    </w:p>
    <w:p w:rsidR="0026256A" w:rsidRDefault="0026256A">
      <w:pPr>
        <w:rPr>
          <w:ins w:id="159" w:author="ceciliaccesar" w:date="2013-11-27T17:12:00Z"/>
          <w:rFonts w:ascii="Times New Roman" w:hAnsi="Times New Roman" w:cs="Times New Roman"/>
          <w:sz w:val="24"/>
          <w:szCs w:val="24"/>
        </w:rPr>
      </w:pPr>
      <w:ins w:id="160" w:author="ceciliaccesar" w:date="2013-11-27T17:12:00Z">
        <w:r>
          <w:br w:type="page"/>
        </w:r>
      </w:ins>
    </w:p>
    <w:p w:rsidR="007B538B" w:rsidRPr="00E0393A" w:rsidDel="0026256A" w:rsidRDefault="007B538B" w:rsidP="00E17054">
      <w:pPr>
        <w:pStyle w:val="tex"/>
        <w:ind w:firstLine="360"/>
        <w:jc w:val="both"/>
        <w:rPr>
          <w:del w:id="161" w:author="ceciliaccesar" w:date="2013-11-27T17:12:00Z"/>
        </w:rPr>
      </w:pPr>
      <w:bookmarkStart w:id="162" w:name="_Toc373375513"/>
      <w:bookmarkStart w:id="163" w:name="_Toc373375550"/>
      <w:bookmarkEnd w:id="162"/>
      <w:bookmarkEnd w:id="163"/>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64" w:name="_Toc373375551"/>
      <w:r w:rsidRPr="0000507E">
        <w:rPr>
          <w:rFonts w:ascii="Times New Roman" w:hAnsi="Times New Roman" w:cs="Times New Roman"/>
          <w:b/>
          <w:sz w:val="28"/>
          <w:szCs w:val="24"/>
        </w:rPr>
        <w:t>Conclusão</w:t>
      </w:r>
      <w:bookmarkEnd w:id="164"/>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FD6DCE">
      <w:pPr>
        <w:pStyle w:val="tex"/>
        <w:ind w:firstLine="708"/>
        <w:jc w:val="both"/>
      </w:pPr>
      <w:r>
        <w:t xml:space="preserve">Uma vez </w:t>
      </w:r>
      <w:r w:rsidR="005B5108">
        <w:t xml:space="preserve">que </w:t>
      </w:r>
      <w:r>
        <w:t>não há cálculo automático do número de iterações ou indivíduos, recomenda-se o ajuste ma</w:t>
      </w:r>
      <w:r w:rsidR="007B51BC">
        <w:t>nual des</w:t>
      </w:r>
      <w:r>
        <w:t>s</w:t>
      </w:r>
      <w:r w:rsidR="007B51BC">
        <w:t>as</w:t>
      </w:r>
      <w:r>
        <w:t xml:space="preserve"> </w:t>
      </w:r>
      <w:r w:rsidR="007B51BC">
        <w:t>variáveis.</w:t>
      </w:r>
    </w:p>
    <w:p w:rsidR="005B5108" w:rsidRDefault="005B5108" w:rsidP="00A44117">
      <w:pPr>
        <w:pStyle w:val="tex"/>
        <w:ind w:firstLine="360"/>
      </w:pPr>
      <w:r>
        <w:t>Como trabalhos futuros sugere-se:</w:t>
      </w:r>
    </w:p>
    <w:p w:rsidR="005B5108" w:rsidRDefault="005D0339" w:rsidP="005D0339">
      <w:pPr>
        <w:pStyle w:val="tex"/>
        <w:numPr>
          <w:ilvl w:val="0"/>
          <w:numId w:val="11"/>
        </w:numPr>
      </w:pPr>
      <w:r>
        <w:t>O</w:t>
      </w:r>
      <w:r w:rsidR="00314AEC">
        <w:t xml:space="preserve"> </w:t>
      </w:r>
      <w:r w:rsidR="00A44117">
        <w:t>uso de computação paralela para a execução de cenários ainda mais complexo</w:t>
      </w:r>
      <w:r w:rsidR="005B5108">
        <w:t>s</w:t>
      </w:r>
      <w:r w:rsidR="00A44117">
        <w:t xml:space="preserve"> em menor tempo e testando um maior </w:t>
      </w:r>
      <w:r w:rsidR="003C6B27">
        <w:t>número</w:t>
      </w:r>
      <w:r w:rsidR="00A44117">
        <w:t xml:space="preserve"> de casos</w:t>
      </w:r>
      <w:r w:rsidR="005B5108">
        <w:t>;</w:t>
      </w:r>
    </w:p>
    <w:p w:rsidR="005B5108" w:rsidRDefault="005D0339" w:rsidP="005D0339">
      <w:pPr>
        <w:pStyle w:val="tex"/>
        <w:numPr>
          <w:ilvl w:val="0"/>
          <w:numId w:val="11"/>
        </w:numPr>
      </w:pPr>
      <w:r>
        <w:t>Melhoria</w:t>
      </w:r>
      <w:r w:rsidR="005B5108">
        <w:t xml:space="preserve"> no</w:t>
      </w:r>
      <w:r w:rsidR="00C523A4">
        <w:t xml:space="preserve"> atual</w:t>
      </w:r>
      <w:r w:rsidR="005B5108">
        <w:t xml:space="preserve"> modelo </w:t>
      </w:r>
      <w:r w:rsidR="00C523A4">
        <w:t xml:space="preserve">simplificado </w:t>
      </w:r>
      <w:r w:rsidR="005B5108">
        <w:t>de atenuação;</w:t>
      </w:r>
    </w:p>
    <w:p w:rsidR="00314AEC" w:rsidRDefault="005D0339" w:rsidP="005D0339">
      <w:pPr>
        <w:pStyle w:val="tex"/>
        <w:numPr>
          <w:ilvl w:val="0"/>
          <w:numId w:val="11"/>
        </w:numPr>
      </w:pPr>
      <w:r>
        <w:t>Consideração</w:t>
      </w:r>
      <w:r w:rsidR="005B5108">
        <w:t xml:space="preserve"> da mobilidade dos nós e seu impacto no</w:t>
      </w:r>
      <w:r w:rsidR="00C523A4">
        <w:t xml:space="preserve"> desempenho do algoritmo.</w:t>
      </w:r>
    </w:p>
    <w:p w:rsidR="00A44117" w:rsidRPr="00E0393A" w:rsidRDefault="00A44117" w:rsidP="00A44117">
      <w:pPr>
        <w:pStyle w:val="tex"/>
        <w:ind w:firstLine="360"/>
      </w:pPr>
    </w:p>
    <w:p w:rsidR="00547099" w:rsidRDefault="00547099">
      <w:pPr>
        <w:rPr>
          <w:ins w:id="165" w:author="ceciliaccesar" w:date="2013-11-27T17:18:00Z"/>
          <w:rFonts w:ascii="Times New Roman" w:hAnsi="Times New Roman" w:cs="Times New Roman"/>
          <w:sz w:val="24"/>
          <w:szCs w:val="24"/>
        </w:rPr>
      </w:pPr>
      <w:ins w:id="166" w:author="ceciliaccesar" w:date="2013-11-27T17:18:00Z">
        <w:r>
          <w:rPr>
            <w:rFonts w:ascii="Times New Roman" w:hAnsi="Times New Roman" w:cs="Times New Roman"/>
            <w:sz w:val="24"/>
            <w:szCs w:val="24"/>
          </w:rPr>
          <w:br w:type="page"/>
        </w:r>
      </w:ins>
    </w:p>
    <w:p w:rsidR="00584E4C" w:rsidRPr="00E0393A" w:rsidRDefault="00584E4C" w:rsidP="00293FFA">
      <w:pPr>
        <w:spacing w:line="360" w:lineRule="auto"/>
        <w:ind w:firstLine="708"/>
        <w:rPr>
          <w:rFonts w:ascii="Times New Roman" w:hAnsi="Times New Roman" w:cs="Times New Roman"/>
          <w:sz w:val="24"/>
          <w:szCs w:val="24"/>
        </w:rPr>
      </w:pPr>
    </w:p>
    <w:p w:rsidR="00584E4C" w:rsidRPr="0000507E" w:rsidRDefault="007B51B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67" w:name="_Toc373375552"/>
      <w:r>
        <w:rPr>
          <w:rFonts w:ascii="Times New Roman" w:hAnsi="Times New Roman" w:cs="Times New Roman"/>
          <w:b/>
          <w:sz w:val="28"/>
          <w:szCs w:val="24"/>
        </w:rPr>
        <w:t>Referê</w:t>
      </w:r>
      <w:r w:rsidR="00584E4C" w:rsidRPr="0000507E">
        <w:rPr>
          <w:rFonts w:ascii="Times New Roman" w:hAnsi="Times New Roman" w:cs="Times New Roman"/>
          <w:b/>
          <w:sz w:val="28"/>
          <w:szCs w:val="24"/>
        </w:rPr>
        <w:t>ncias</w:t>
      </w:r>
      <w:bookmarkEnd w:id="167"/>
    </w:p>
    <w:p w:rsidR="00584E4C" w:rsidRPr="00E0393A" w:rsidRDefault="00584E4C" w:rsidP="00293FFA">
      <w:pPr>
        <w:spacing w:line="360" w:lineRule="auto"/>
        <w:rPr>
          <w:rFonts w:ascii="Times New Roman" w:hAnsi="Times New Roman" w:cs="Times New Roman"/>
          <w:sz w:val="24"/>
          <w:szCs w:val="24"/>
        </w:rPr>
      </w:pPr>
    </w:p>
    <w:p w:rsidR="00B01A5A" w:rsidRPr="00E0393A" w:rsidRDefault="00B01A5A" w:rsidP="00293FFA">
      <w:pPr>
        <w:spacing w:line="360" w:lineRule="auto"/>
        <w:rPr>
          <w:rFonts w:ascii="Times New Roman" w:hAnsi="Times New Roman" w:cs="Times New Roman"/>
          <w:sz w:val="24"/>
          <w:szCs w:val="24"/>
        </w:rPr>
      </w:pPr>
    </w:p>
    <w:p w:rsidR="00FD706F"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Holland, J., Adaptation in Natural and Artificial Systems, Ann Arbor, MI, University of Michigan Press, 1975.</w:t>
      </w:r>
    </w:p>
    <w:p w:rsidR="00A23A7A"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 xml:space="preserve">Goldberg, </w:t>
      </w:r>
      <w:proofErr w:type="spellStart"/>
      <w:r w:rsidRPr="000F5C07">
        <w:rPr>
          <w:rFonts w:ascii="Times New Roman" w:hAnsi="Times New Roman" w:cs="Times New Roman"/>
          <w:sz w:val="24"/>
          <w:szCs w:val="24"/>
          <w:lang w:val="en-US"/>
        </w:rPr>
        <w:t>D.E</w:t>
      </w:r>
      <w:proofErr w:type="spellEnd"/>
      <w:r w:rsidRPr="000F5C07">
        <w:rPr>
          <w:rFonts w:ascii="Times New Roman" w:hAnsi="Times New Roman" w:cs="Times New Roman"/>
          <w:sz w:val="24"/>
          <w:szCs w:val="24"/>
          <w:lang w:val="en-US"/>
        </w:rPr>
        <w:t>. (1989b). Sizing Populations for Serial and Parallel Genetic Algorithms, Proceedings of the Third International Conference on Genetic Algorithms. San Mateo, CA: Morgan Kaufman. pp. 70-79</w:t>
      </w:r>
    </w:p>
    <w:p w:rsidR="00A23A7A" w:rsidRPr="000F5C07" w:rsidRDefault="00D7335D" w:rsidP="00293FFA">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B., Foster, J., GA-hard Problems, Proc. On Genetic and Evolutionary Computation Conference, 2000.</w:t>
      </w:r>
    </w:p>
    <w:p w:rsidR="008A55E2"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Gotshall</w:t>
      </w:r>
      <w:proofErr w:type="spellEnd"/>
      <w:r w:rsidRPr="000F5C07">
        <w:rPr>
          <w:rFonts w:ascii="Times New Roman" w:hAnsi="Times New Roman" w:cs="Times New Roman"/>
          <w:sz w:val="24"/>
          <w:szCs w:val="24"/>
          <w:lang w:val="en-US"/>
        </w:rPr>
        <w:t xml:space="preserve">, S., </w:t>
      </w: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xml:space="preserve">, B., Optimal Population Size and the Genetic Algorithm, University of Portland. </w:t>
      </w:r>
    </w:p>
    <w:p w:rsidR="00584E4C"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Leu</w:t>
      </w:r>
      <w:proofErr w:type="spellEnd"/>
      <w:r w:rsidRPr="000F5C07">
        <w:rPr>
          <w:rFonts w:ascii="Times New Roman" w:hAnsi="Times New Roman" w:cs="Times New Roman"/>
          <w:sz w:val="24"/>
          <w:szCs w:val="24"/>
          <w:lang w:val="en-US"/>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0F5C07">
        <w:rPr>
          <w:rFonts w:ascii="Times New Roman" w:hAnsi="Times New Roman" w:cs="Times New Roman"/>
          <w:sz w:val="24"/>
          <w:szCs w:val="24"/>
          <w:lang w:val="en-US"/>
        </w:rPr>
        <w:t>doi</w:t>
      </w:r>
      <w:proofErr w:type="spellEnd"/>
      <w:proofErr w:type="gramEnd"/>
      <w:r w:rsidRPr="000F5C07">
        <w:rPr>
          <w:rFonts w:ascii="Times New Roman" w:hAnsi="Times New Roman" w:cs="Times New Roman"/>
          <w:sz w:val="24"/>
          <w:szCs w:val="24"/>
          <w:lang w:val="en-US"/>
        </w:rPr>
        <w:t>: 10.1111/j.1540-5915.1994.tb00822.x</w:t>
      </w:r>
    </w:p>
    <w:p w:rsidR="008A55E2"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Bäck</w:t>
      </w:r>
      <w:proofErr w:type="spellEnd"/>
      <w:r w:rsidRPr="000F5C07">
        <w:rPr>
          <w:rFonts w:ascii="Times New Roman" w:hAnsi="Times New Roman" w:cs="Times New Roman"/>
          <w:sz w:val="24"/>
          <w:szCs w:val="24"/>
          <w:lang w:val="en-US"/>
        </w:rPr>
        <w:t xml:space="preserve">, Thomas, Optimal Mutation Rates in Genetic </w:t>
      </w:r>
      <w:proofErr w:type="spellStart"/>
      <w:r w:rsidRPr="000F5C07">
        <w:rPr>
          <w:rFonts w:ascii="Times New Roman" w:hAnsi="Times New Roman" w:cs="Times New Roman"/>
          <w:sz w:val="24"/>
          <w:szCs w:val="24"/>
          <w:lang w:val="en-US"/>
        </w:rPr>
        <w:t>Search</w:t>
      </w:r>
      <w:proofErr w:type="gramStart"/>
      <w:r w:rsidRPr="000F5C07">
        <w:rPr>
          <w:rFonts w:ascii="Times New Roman" w:hAnsi="Times New Roman" w:cs="Times New Roman"/>
          <w:sz w:val="24"/>
          <w:szCs w:val="24"/>
          <w:lang w:val="en-US"/>
        </w:rPr>
        <w:t>,Department</w:t>
      </w:r>
      <w:proofErr w:type="spellEnd"/>
      <w:proofErr w:type="gramEnd"/>
      <w:r w:rsidRPr="000F5C07">
        <w:rPr>
          <w:rFonts w:ascii="Times New Roman" w:hAnsi="Times New Roman" w:cs="Times New Roman"/>
          <w:sz w:val="24"/>
          <w:szCs w:val="24"/>
          <w:lang w:val="en-US"/>
        </w:rPr>
        <w:t xml:space="preserve"> of Computer </w:t>
      </w:r>
      <w:proofErr w:type="spellStart"/>
      <w:r w:rsidRPr="000F5C07">
        <w:rPr>
          <w:rFonts w:ascii="Times New Roman" w:hAnsi="Times New Roman" w:cs="Times New Roman"/>
          <w:sz w:val="24"/>
          <w:szCs w:val="24"/>
          <w:lang w:val="en-US"/>
        </w:rPr>
        <w:t>Science.University</w:t>
      </w:r>
      <w:proofErr w:type="spellEnd"/>
      <w:r w:rsidRPr="000F5C07">
        <w:rPr>
          <w:rFonts w:ascii="Times New Roman" w:hAnsi="Times New Roman" w:cs="Times New Roman"/>
          <w:sz w:val="24"/>
          <w:szCs w:val="24"/>
          <w:lang w:val="en-US"/>
        </w:rPr>
        <w:t xml:space="preserve"> of Dortmund.</w:t>
      </w:r>
    </w:p>
    <w:p w:rsidR="000D4597"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Junfang</w:t>
      </w:r>
      <w:proofErr w:type="spellEnd"/>
      <w:r w:rsidRPr="000F5C07">
        <w:rPr>
          <w:rFonts w:ascii="Times New Roman" w:hAnsi="Times New Roman" w:cs="Times New Roman"/>
          <w:sz w:val="24"/>
          <w:szCs w:val="24"/>
          <w:lang w:val="en-US"/>
        </w:rPr>
        <w:t xml:space="preserve"> Wang; Bin </w:t>
      </w:r>
      <w:proofErr w:type="spellStart"/>
      <w:r w:rsidRPr="000F5C07">
        <w:rPr>
          <w:rFonts w:ascii="Times New Roman" w:hAnsi="Times New Roman" w:cs="Times New Roman"/>
          <w:sz w:val="24"/>
          <w:szCs w:val="24"/>
          <w:lang w:val="en-US"/>
        </w:rPr>
        <w:t>Xie</w:t>
      </w:r>
      <w:proofErr w:type="spellEnd"/>
      <w:r w:rsidRPr="000F5C07">
        <w:rPr>
          <w:rFonts w:ascii="Times New Roman" w:hAnsi="Times New Roman" w:cs="Times New Roman"/>
          <w:sz w:val="24"/>
          <w:szCs w:val="24"/>
          <w:lang w:val="en-US"/>
        </w:rPr>
        <w:t xml:space="preserve">; </w:t>
      </w:r>
      <w:proofErr w:type="spellStart"/>
      <w:r w:rsidRPr="000F5C07">
        <w:rPr>
          <w:rFonts w:ascii="Times New Roman" w:hAnsi="Times New Roman" w:cs="Times New Roman"/>
          <w:sz w:val="24"/>
          <w:szCs w:val="24"/>
          <w:lang w:val="en-US"/>
        </w:rPr>
        <w:t>Kan</w:t>
      </w:r>
      <w:proofErr w:type="spellEnd"/>
      <w:r w:rsidRPr="000F5C07">
        <w:rPr>
          <w:rFonts w:ascii="Times New Roman" w:hAnsi="Times New Roman" w:cs="Times New Roman"/>
          <w:sz w:val="24"/>
          <w:szCs w:val="24"/>
          <w:lang w:val="en-US"/>
        </w:rPr>
        <w:t xml:space="preserve"> </w:t>
      </w:r>
      <w:proofErr w:type="spellStart"/>
      <w:proofErr w:type="gramStart"/>
      <w:r w:rsidRPr="000F5C07">
        <w:rPr>
          <w:rFonts w:ascii="Times New Roman" w:hAnsi="Times New Roman" w:cs="Times New Roman"/>
          <w:sz w:val="24"/>
          <w:szCs w:val="24"/>
          <w:lang w:val="en-US"/>
        </w:rPr>
        <w:t>Cai</w:t>
      </w:r>
      <w:proofErr w:type="spellEnd"/>
      <w:proofErr w:type="gramEnd"/>
      <w:r w:rsidRPr="000F5C07">
        <w:rPr>
          <w:rFonts w:ascii="Times New Roman" w:hAnsi="Times New Roman" w:cs="Times New Roman"/>
          <w:sz w:val="24"/>
          <w:szCs w:val="24"/>
          <w:lang w:val="en-US"/>
        </w:rPr>
        <w:t>; Agrawal, D.P., "Efficient Mesh Router Placement in Wireless Mesh Networks," </w:t>
      </w:r>
      <w:r w:rsidRPr="000F5C07">
        <w:rPr>
          <w:rFonts w:ascii="Times New Roman" w:hAnsi="Times New Roman" w:cs="Times New Roman"/>
          <w:i/>
          <w:iCs/>
          <w:sz w:val="24"/>
          <w:szCs w:val="24"/>
          <w:lang w:val="en-US"/>
        </w:rPr>
        <w:t xml:space="preserve">Mobile </w:t>
      </w:r>
      <w:proofErr w:type="spellStart"/>
      <w:r w:rsidRPr="000F5C07">
        <w:rPr>
          <w:rFonts w:ascii="Times New Roman" w:hAnsi="Times New Roman" w:cs="Times New Roman"/>
          <w:i/>
          <w:iCs/>
          <w:sz w:val="24"/>
          <w:szCs w:val="24"/>
          <w:lang w:val="en-US"/>
        </w:rPr>
        <w:t>Adhoc</w:t>
      </w:r>
      <w:proofErr w:type="spellEnd"/>
      <w:r w:rsidRPr="000F5C07">
        <w:rPr>
          <w:rFonts w:ascii="Times New Roman" w:hAnsi="Times New Roman" w:cs="Times New Roman"/>
          <w:i/>
          <w:iCs/>
          <w:sz w:val="24"/>
          <w:szCs w:val="24"/>
          <w:lang w:val="en-US"/>
        </w:rPr>
        <w:t xml:space="preserve"> and Sensor Systems, 2007. MASS 2007. IEEE </w:t>
      </w:r>
      <w:proofErr w:type="spellStart"/>
      <w:r w:rsidRPr="000F5C07">
        <w:rPr>
          <w:rFonts w:ascii="Times New Roman" w:hAnsi="Times New Roman" w:cs="Times New Roman"/>
          <w:i/>
          <w:iCs/>
          <w:sz w:val="24"/>
          <w:szCs w:val="24"/>
          <w:lang w:val="en-US"/>
        </w:rPr>
        <w:t>Internatonal</w:t>
      </w:r>
      <w:proofErr w:type="spellEnd"/>
      <w:r w:rsidRPr="000F5C07">
        <w:rPr>
          <w:rFonts w:ascii="Times New Roman" w:hAnsi="Times New Roman" w:cs="Times New Roman"/>
          <w:i/>
          <w:iCs/>
          <w:sz w:val="24"/>
          <w:szCs w:val="24"/>
          <w:lang w:val="en-US"/>
        </w:rPr>
        <w:t xml:space="preserve"> Conference </w:t>
      </w:r>
      <w:proofErr w:type="gramStart"/>
      <w:r w:rsidRPr="000F5C07">
        <w:rPr>
          <w:rFonts w:ascii="Times New Roman" w:hAnsi="Times New Roman" w:cs="Times New Roman"/>
          <w:i/>
          <w:iCs/>
          <w:sz w:val="24"/>
          <w:szCs w:val="24"/>
          <w:lang w:val="en-US"/>
        </w:rPr>
        <w:t>on</w:t>
      </w:r>
      <w:r w:rsidRPr="000F5C07">
        <w:rPr>
          <w:rFonts w:ascii="Times New Roman" w:hAnsi="Times New Roman" w:cs="Times New Roman"/>
          <w:sz w:val="24"/>
          <w:szCs w:val="24"/>
          <w:lang w:val="en-US"/>
        </w:rPr>
        <w:t> ,</w:t>
      </w:r>
      <w:proofErr w:type="gramEnd"/>
      <w:r w:rsidRPr="000F5C07">
        <w:rPr>
          <w:rFonts w:ascii="Times New Roman" w:hAnsi="Times New Roman" w:cs="Times New Roman"/>
          <w:sz w:val="24"/>
          <w:szCs w:val="24"/>
          <w:lang w:val="en-US"/>
        </w:rPr>
        <w:t xml:space="preserve"> vol., no., pp.1,9, 8-11 Oct. 2007</w:t>
      </w:r>
      <w:r w:rsidRPr="000F5C07">
        <w:rPr>
          <w:rFonts w:ascii="Times New Roman" w:hAnsi="Times New Roman" w:cs="Times New Roman"/>
          <w:sz w:val="24"/>
          <w:szCs w:val="24"/>
          <w:lang w:val="en-US"/>
        </w:rPr>
        <w:br/>
      </w:r>
      <w:proofErr w:type="spellStart"/>
      <w:r w:rsidRPr="000F5C07">
        <w:rPr>
          <w:rFonts w:ascii="Times New Roman" w:hAnsi="Times New Roman" w:cs="Times New Roman"/>
          <w:sz w:val="24"/>
          <w:szCs w:val="24"/>
          <w:lang w:val="en-US"/>
        </w:rPr>
        <w:t>doi</w:t>
      </w:r>
      <w:proofErr w:type="spellEnd"/>
      <w:r w:rsidRPr="000F5C07">
        <w:rPr>
          <w:rFonts w:ascii="Times New Roman" w:hAnsi="Times New Roman" w:cs="Times New Roman"/>
          <w:sz w:val="24"/>
          <w:szCs w:val="24"/>
          <w:lang w:val="en-US"/>
        </w:rPr>
        <w:t>: 10.1109/MOBHOC.2007.4428616</w:t>
      </w:r>
    </w:p>
    <w:p w:rsidR="00887760" w:rsidRPr="00C34625" w:rsidRDefault="00887760" w:rsidP="00887760">
      <w:pPr>
        <w:pStyle w:val="tex"/>
        <w:rPr>
          <w:lang w:val="en-US"/>
        </w:rPr>
      </w:pPr>
      <w:r w:rsidRPr="00C34625">
        <w:rPr>
          <w:lang w:val="en-US"/>
        </w:rPr>
        <w:t xml:space="preserve">E. </w:t>
      </w:r>
      <w:proofErr w:type="spellStart"/>
      <w:r w:rsidRPr="00C34625">
        <w:rPr>
          <w:lang w:val="en-US"/>
        </w:rPr>
        <w:t>Amaldi</w:t>
      </w:r>
      <w:proofErr w:type="spellEnd"/>
      <w:r w:rsidRPr="00C34625">
        <w:rPr>
          <w:lang w:val="en-US"/>
        </w:rPr>
        <w:t>, A. Capon</w:t>
      </w:r>
      <w:r w:rsidR="007B51BC" w:rsidRPr="00C34625">
        <w:rPr>
          <w:lang w:val="en-US"/>
        </w:rPr>
        <w:t xml:space="preserve">e, M. </w:t>
      </w:r>
      <w:proofErr w:type="spellStart"/>
      <w:r w:rsidR="007B51BC" w:rsidRPr="00C34625">
        <w:rPr>
          <w:lang w:val="en-US"/>
        </w:rPr>
        <w:t>Cesana</w:t>
      </w:r>
      <w:proofErr w:type="spellEnd"/>
      <w:r w:rsidR="007B51BC" w:rsidRPr="00C34625">
        <w:rPr>
          <w:lang w:val="en-US"/>
        </w:rPr>
        <w:t xml:space="preserve">, I. </w:t>
      </w:r>
      <w:proofErr w:type="spellStart"/>
      <w:r w:rsidR="007B51BC" w:rsidRPr="00C34625">
        <w:rPr>
          <w:lang w:val="en-US"/>
        </w:rPr>
        <w:t>Filippini</w:t>
      </w:r>
      <w:proofErr w:type="spellEnd"/>
      <w:r w:rsidR="007B51BC" w:rsidRPr="00C34625">
        <w:rPr>
          <w:lang w:val="en-US"/>
        </w:rPr>
        <w:t xml:space="preserve">, F. </w:t>
      </w:r>
      <w:proofErr w:type="spellStart"/>
      <w:r w:rsidRPr="00C34625">
        <w:rPr>
          <w:lang w:val="en-US"/>
        </w:rPr>
        <w:t>Malucelli</w:t>
      </w:r>
      <w:proofErr w:type="spellEnd"/>
      <w:r w:rsidRPr="00C34625">
        <w:rPr>
          <w:lang w:val="en-US"/>
        </w:rPr>
        <w:t>. Optimization m</w:t>
      </w:r>
      <w:r w:rsidR="007B51BC" w:rsidRPr="00C34625">
        <w:rPr>
          <w:lang w:val="en-US"/>
        </w:rPr>
        <w:t xml:space="preserve">odels and methods for planning </w:t>
      </w:r>
      <w:r w:rsidRPr="00C34625">
        <w:rPr>
          <w:lang w:val="en-US"/>
        </w:rPr>
        <w:t>wireless mesh network</w:t>
      </w:r>
      <w:r w:rsidR="007B51BC" w:rsidRPr="00C34625">
        <w:rPr>
          <w:lang w:val="en-US"/>
        </w:rPr>
        <w:t xml:space="preserve">s. Computer Networks 52 (2008) </w:t>
      </w:r>
      <w:r w:rsidRPr="00C34625">
        <w:rPr>
          <w:lang w:val="en-US"/>
        </w:rPr>
        <w:t xml:space="preserve">2159-2171. </w:t>
      </w:r>
    </w:p>
    <w:p w:rsidR="00887760" w:rsidRPr="00C34625" w:rsidRDefault="00887760" w:rsidP="00887760">
      <w:pPr>
        <w:pStyle w:val="tex"/>
        <w:rPr>
          <w:lang w:val="en-US"/>
        </w:rPr>
      </w:pPr>
      <w:r w:rsidRPr="00C34625">
        <w:rPr>
          <w:lang w:val="en-US"/>
        </w:rPr>
        <w:t xml:space="preserve"> </w:t>
      </w:r>
      <w:proofErr w:type="spellStart"/>
      <w:r w:rsidRPr="00C34625">
        <w:rPr>
          <w:lang w:val="en-US"/>
        </w:rPr>
        <w:t>M.R</w:t>
      </w:r>
      <w:proofErr w:type="spellEnd"/>
      <w:r w:rsidRPr="00C34625">
        <w:rPr>
          <w:lang w:val="en-US"/>
        </w:rPr>
        <w:t xml:space="preserve">. </w:t>
      </w:r>
      <w:proofErr w:type="spellStart"/>
      <w:r w:rsidRPr="00C34625">
        <w:rPr>
          <w:lang w:val="en-US"/>
        </w:rPr>
        <w:t>Garey</w:t>
      </w:r>
      <w:proofErr w:type="spellEnd"/>
      <w:r w:rsidRPr="00C34625">
        <w:rPr>
          <w:lang w:val="en-US"/>
        </w:rPr>
        <w:t xml:space="preserve"> and D.S. </w:t>
      </w:r>
      <w:proofErr w:type="spellStart"/>
      <w:r w:rsidRPr="00C34625">
        <w:rPr>
          <w:lang w:val="en-US"/>
        </w:rPr>
        <w:t>Johnson.Computers</w:t>
      </w:r>
      <w:proofErr w:type="spellEnd"/>
      <w:r w:rsidRPr="00C34625">
        <w:rPr>
          <w:lang w:val="en-US"/>
        </w:rPr>
        <w:t xml:space="preserve"> and Intractability –A Guide to </w:t>
      </w:r>
      <w:r w:rsidR="007B51BC" w:rsidRPr="00C34625">
        <w:rPr>
          <w:lang w:val="en-US"/>
        </w:rPr>
        <w:t xml:space="preserve">the Theory of NP-Completeness. </w:t>
      </w:r>
      <w:r w:rsidRPr="00C34625">
        <w:rPr>
          <w:lang w:val="en-US"/>
        </w:rPr>
        <w:t xml:space="preserve">Freeman, San Francisco, (1979). </w:t>
      </w:r>
    </w:p>
    <w:p w:rsidR="008A55E2" w:rsidRPr="00C34625" w:rsidRDefault="00887760" w:rsidP="00887760">
      <w:pPr>
        <w:pStyle w:val="tex"/>
        <w:rPr>
          <w:lang w:val="en-US"/>
        </w:rPr>
      </w:pPr>
      <w:r w:rsidRPr="00C34625">
        <w:rPr>
          <w:lang w:val="en-US"/>
        </w:rPr>
        <w:lastRenderedPageBreak/>
        <w:t>A. Lim, B. R</w:t>
      </w:r>
      <w:r w:rsidR="007B51BC" w:rsidRPr="00C34625">
        <w:rPr>
          <w:lang w:val="en-US"/>
        </w:rPr>
        <w:t xml:space="preserve">odrigues, F. Wang and </w:t>
      </w:r>
      <w:proofErr w:type="spellStart"/>
      <w:r w:rsidR="007B51BC" w:rsidRPr="00C34625">
        <w:rPr>
          <w:lang w:val="en-US"/>
        </w:rPr>
        <w:t>Zh</w:t>
      </w:r>
      <w:proofErr w:type="spellEnd"/>
      <w:r w:rsidR="007B51BC" w:rsidRPr="00C34625">
        <w:rPr>
          <w:lang w:val="en-US"/>
        </w:rPr>
        <w:t xml:space="preserve">. </w:t>
      </w:r>
      <w:proofErr w:type="spellStart"/>
      <w:r w:rsidR="007B51BC" w:rsidRPr="00C34625">
        <w:rPr>
          <w:lang w:val="en-US"/>
        </w:rPr>
        <w:t>Xua</w:t>
      </w:r>
      <w:proofErr w:type="spellEnd"/>
      <w:r w:rsidR="007B51BC" w:rsidRPr="00C34625">
        <w:rPr>
          <w:lang w:val="en-US"/>
        </w:rPr>
        <w:t xml:space="preserve">. </w:t>
      </w:r>
      <w:proofErr w:type="gramStart"/>
      <w:r w:rsidRPr="00C34625">
        <w:rPr>
          <w:lang w:val="en-US"/>
        </w:rPr>
        <w:t>k</w:t>
      </w:r>
      <w:proofErr w:type="gramEnd"/>
      <w:r w:rsidRPr="00C34625">
        <w:rPr>
          <w:lang w:val="en-US"/>
        </w:rPr>
        <w:t>− enter problems with</w:t>
      </w:r>
      <w:r w:rsidR="007B51BC" w:rsidRPr="00C34625">
        <w:rPr>
          <w:lang w:val="en-US"/>
        </w:rPr>
        <w:t xml:space="preserve"> minimum coverage. Theoretical </w:t>
      </w:r>
      <w:r w:rsidRPr="00C34625">
        <w:rPr>
          <w:lang w:val="en-US"/>
        </w:rPr>
        <w:t xml:space="preserve">Computer Science 332 (2005) 1-17. </w:t>
      </w:r>
      <w:ins w:id="168" w:author="Gabriel Secco" w:date="2013-11-25T22:05:00Z">
        <w:r w:rsidRPr="00C34625">
          <w:rPr>
            <w:lang w:val="en-US"/>
          </w:rPr>
          <w:cr/>
        </w:r>
      </w:ins>
    </w:p>
    <w:p w:rsidR="0046070C" w:rsidRPr="00C34625" w:rsidRDefault="0046070C" w:rsidP="0046070C">
      <w:pPr>
        <w:pStyle w:val="tex"/>
        <w:rPr>
          <w:lang w:val="en-US"/>
        </w:rPr>
      </w:pPr>
      <w:r w:rsidRPr="00C34625">
        <w:rPr>
          <w:lang w:val="en-US"/>
        </w:rPr>
        <w:t xml:space="preserve">A. </w:t>
      </w:r>
      <w:proofErr w:type="spellStart"/>
      <w:r w:rsidRPr="00C34625">
        <w:rPr>
          <w:lang w:val="en-US"/>
        </w:rPr>
        <w:t>Kansal</w:t>
      </w:r>
      <w:proofErr w:type="spellEnd"/>
      <w:r w:rsidRPr="00C34625">
        <w:rPr>
          <w:lang w:val="en-US"/>
        </w:rPr>
        <w:t xml:space="preserve">, E. Yuen, </w:t>
      </w:r>
      <w:proofErr w:type="spellStart"/>
      <w:r w:rsidRPr="00C34625">
        <w:rPr>
          <w:lang w:val="en-US"/>
        </w:rPr>
        <w:t>W.J</w:t>
      </w:r>
      <w:proofErr w:type="spellEnd"/>
      <w:r w:rsidRPr="00C34625">
        <w:rPr>
          <w:lang w:val="en-US"/>
        </w:rPr>
        <w:t xml:space="preserve">. Kaiser, </w:t>
      </w:r>
      <w:proofErr w:type="spellStart"/>
      <w:r w:rsidRPr="00C34625">
        <w:rPr>
          <w:lang w:val="en-US"/>
        </w:rPr>
        <w:t>G.J</w:t>
      </w:r>
      <w:proofErr w:type="spellEnd"/>
      <w:r w:rsidRPr="00C34625">
        <w:rPr>
          <w:lang w:val="en-US"/>
        </w:rPr>
        <w:t xml:space="preserve">. </w:t>
      </w:r>
      <w:proofErr w:type="spellStart"/>
      <w:r w:rsidRPr="00C34625">
        <w:rPr>
          <w:lang w:val="en-US"/>
        </w:rPr>
        <w:t>Pottie</w:t>
      </w:r>
      <w:proofErr w:type="spellEnd"/>
      <w:r w:rsidRPr="00C34625">
        <w:rPr>
          <w:lang w:val="en-US"/>
        </w:rPr>
        <w:t xml:space="preserve">, </w:t>
      </w:r>
      <w:proofErr w:type="spellStart"/>
      <w:r w:rsidRPr="00C34625">
        <w:rPr>
          <w:lang w:val="en-US"/>
        </w:rPr>
        <w:t>M.B</w:t>
      </w:r>
      <w:proofErr w:type="spellEnd"/>
      <w:r w:rsidRPr="00C34625">
        <w:rPr>
          <w:lang w:val="en-US"/>
        </w:rPr>
        <w:t>. Srivastava., Sensing uncertainty reduction using low complexity actuation, in: Proceedings of Information Processing in Sensor Networks (</w:t>
      </w:r>
      <w:proofErr w:type="spellStart"/>
      <w:r w:rsidRPr="00C34625">
        <w:rPr>
          <w:lang w:val="en-US"/>
        </w:rPr>
        <w:t>IPSN</w:t>
      </w:r>
      <w:proofErr w:type="spellEnd"/>
      <w:r w:rsidRPr="00C34625">
        <w:rPr>
          <w:lang w:val="en-US"/>
        </w:rPr>
        <w:t xml:space="preserve"> 2004), Berkeley, CA, April 2004.</w:t>
      </w:r>
    </w:p>
    <w:p w:rsidR="0046070C" w:rsidRPr="00C34625" w:rsidRDefault="0046070C" w:rsidP="0046070C">
      <w:pPr>
        <w:pStyle w:val="tex"/>
        <w:rPr>
          <w:lang w:val="en-US"/>
        </w:rPr>
      </w:pPr>
    </w:p>
    <w:p w:rsidR="0046070C" w:rsidRPr="00C34625" w:rsidRDefault="0046070C" w:rsidP="0046070C">
      <w:pPr>
        <w:pStyle w:val="tex"/>
        <w:rPr>
          <w:lang w:val="en-US"/>
        </w:rPr>
      </w:pPr>
      <w:r w:rsidRPr="00C34625">
        <w:rPr>
          <w:lang w:val="en-US"/>
        </w:rPr>
        <w:t xml:space="preserve">K. </w:t>
      </w:r>
      <w:proofErr w:type="spellStart"/>
      <w:r w:rsidRPr="00C34625">
        <w:rPr>
          <w:lang w:val="en-US"/>
        </w:rPr>
        <w:t>Kar</w:t>
      </w:r>
      <w:proofErr w:type="spellEnd"/>
      <w:r w:rsidRPr="00C34625">
        <w:rPr>
          <w:lang w:val="en-US"/>
        </w:rPr>
        <w:t xml:space="preserve">, S. Banerjee, Node placement for connected coverage </w:t>
      </w:r>
      <w:r w:rsidR="007C1D8A" w:rsidRPr="00C34625">
        <w:rPr>
          <w:lang w:val="en-US"/>
        </w:rPr>
        <w:t xml:space="preserve">in sensor networks, in: </w:t>
      </w:r>
      <w:r w:rsidRPr="00C34625">
        <w:rPr>
          <w:lang w:val="en-US"/>
        </w:rPr>
        <w:t>Proceedings of the Workshop on</w:t>
      </w:r>
      <w:r w:rsidR="007C1D8A" w:rsidRPr="00C34625">
        <w:rPr>
          <w:lang w:val="en-US"/>
        </w:rPr>
        <w:t xml:space="preserve"> </w:t>
      </w:r>
      <w:r w:rsidRPr="00C34625">
        <w:rPr>
          <w:lang w:val="en-US"/>
        </w:rPr>
        <w:t>Modeling and Optimization in Mobile, Ad Hoc and Wireless</w:t>
      </w:r>
      <w:r w:rsidR="007C1D8A" w:rsidRPr="00C34625">
        <w:rPr>
          <w:lang w:val="en-US"/>
        </w:rPr>
        <w:t xml:space="preserve"> </w:t>
      </w:r>
      <w:r w:rsidRPr="00C34625">
        <w:rPr>
          <w:lang w:val="en-US"/>
        </w:rPr>
        <w:t xml:space="preserve">Networks (WiOpt’03), Sophia </w:t>
      </w:r>
      <w:proofErr w:type="spellStart"/>
      <w:r w:rsidRPr="00C34625">
        <w:rPr>
          <w:lang w:val="en-US"/>
        </w:rPr>
        <w:t>Antipolis</w:t>
      </w:r>
      <w:proofErr w:type="spellEnd"/>
      <w:r w:rsidRPr="00C34625">
        <w:rPr>
          <w:lang w:val="en-US"/>
        </w:rPr>
        <w:t>, France, 2003.</w:t>
      </w:r>
    </w:p>
    <w:p w:rsidR="006876B1" w:rsidRPr="00440825" w:rsidRDefault="007C1D8A" w:rsidP="007C1D8A">
      <w:pPr>
        <w:rPr>
          <w:rFonts w:ascii="Times New Roman" w:hAnsi="Times New Roman" w:cs="Times New Roman"/>
          <w:sz w:val="24"/>
          <w:szCs w:val="24"/>
          <w:lang w:val="en-US"/>
        </w:rPr>
      </w:pPr>
      <w:r w:rsidRPr="007C1D8A">
        <w:rPr>
          <w:rFonts w:ascii="Times New Roman" w:hAnsi="Times New Roman" w:cs="Times New Roman"/>
          <w:sz w:val="24"/>
          <w:szCs w:val="24"/>
          <w:lang w:val="en-US"/>
        </w:rPr>
        <w:t>B. Al-</w:t>
      </w:r>
      <w:proofErr w:type="spellStart"/>
      <w:r w:rsidRPr="007C1D8A">
        <w:rPr>
          <w:rFonts w:ascii="Times New Roman" w:hAnsi="Times New Roman" w:cs="Times New Roman"/>
          <w:sz w:val="24"/>
          <w:szCs w:val="24"/>
          <w:lang w:val="en-US"/>
        </w:rPr>
        <w:t>Bassam</w:t>
      </w:r>
      <w:proofErr w:type="spellEnd"/>
      <w:r w:rsidRPr="007C1D8A">
        <w:rPr>
          <w:rFonts w:ascii="Times New Roman" w:hAnsi="Times New Roman" w:cs="Times New Roman"/>
          <w:sz w:val="24"/>
          <w:szCs w:val="24"/>
          <w:lang w:val="en-US"/>
        </w:rPr>
        <w:t xml:space="preserve">, A. </w:t>
      </w:r>
      <w:proofErr w:type="spellStart"/>
      <w:r w:rsidRPr="007C1D8A">
        <w:rPr>
          <w:rFonts w:ascii="Times New Roman" w:hAnsi="Times New Roman" w:cs="Times New Roman"/>
          <w:sz w:val="24"/>
          <w:szCs w:val="24"/>
          <w:lang w:val="en-US"/>
        </w:rPr>
        <w:t>Alheraish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Bak</w:t>
      </w:r>
      <w:r>
        <w:rPr>
          <w:rFonts w:ascii="Times New Roman" w:hAnsi="Times New Roman" w:cs="Times New Roman"/>
          <w:sz w:val="24"/>
          <w:szCs w:val="24"/>
          <w:lang w:val="en-US"/>
        </w:rPr>
        <w:t>ry</w:t>
      </w:r>
      <w:proofErr w:type="spellEnd"/>
      <w:r>
        <w:rPr>
          <w:rFonts w:ascii="Times New Roman" w:hAnsi="Times New Roman" w:cs="Times New Roman"/>
          <w:sz w:val="24"/>
          <w:szCs w:val="24"/>
          <w:lang w:val="en-US"/>
        </w:rPr>
        <w:t xml:space="preserve">, A tutorial on using genetic algorithms for the design </w:t>
      </w:r>
      <w:r w:rsidRPr="007C1D8A">
        <w:rPr>
          <w:rFonts w:ascii="Times New Roman" w:hAnsi="Times New Roman" w:cs="Times New Roman"/>
          <w:sz w:val="24"/>
          <w:szCs w:val="24"/>
          <w:lang w:val="en-US"/>
        </w:rPr>
        <w:t>of network topolog</w:t>
      </w:r>
      <w:r>
        <w:rPr>
          <w:rFonts w:ascii="Times New Roman" w:hAnsi="Times New Roman" w:cs="Times New Roman"/>
          <w:sz w:val="24"/>
          <w:szCs w:val="24"/>
          <w:lang w:val="en-US"/>
        </w:rPr>
        <w:t xml:space="preserve">y, Int. J. Network </w:t>
      </w:r>
      <w:r w:rsidRPr="007C1D8A">
        <w:rPr>
          <w:rFonts w:ascii="Times New Roman" w:hAnsi="Times New Roman" w:cs="Times New Roman"/>
          <w:sz w:val="24"/>
          <w:szCs w:val="24"/>
          <w:lang w:val="en-US"/>
        </w:rPr>
        <w:t>Manage. 16 (4) (2006) 253–262</w:t>
      </w:r>
    </w:p>
    <w:p w:rsidR="0000507E" w:rsidRDefault="0000507E" w:rsidP="008420B9">
      <w:pPr>
        <w:rPr>
          <w:rFonts w:ascii="Times New Roman" w:hAnsi="Times New Roman" w:cs="Times New Roman"/>
          <w:sz w:val="24"/>
          <w:szCs w:val="24"/>
          <w:lang w:val="en-US"/>
        </w:rPr>
      </w:pPr>
    </w:p>
    <w:p w:rsidR="008E55F0" w:rsidRPr="008E55F0" w:rsidDel="008F38E2" w:rsidRDefault="008E55F0" w:rsidP="008E55F0">
      <w:pPr>
        <w:rPr>
          <w:del w:id="169" w:author="ceciliaccesar" w:date="2013-11-27T17:20:00Z"/>
          <w:rFonts w:ascii="Times New Roman" w:hAnsi="Times New Roman" w:cs="Times New Roman"/>
          <w:sz w:val="24"/>
          <w:szCs w:val="24"/>
          <w:lang w:val="en-US"/>
        </w:rPr>
      </w:pPr>
      <w:r w:rsidRPr="008E55F0">
        <w:rPr>
          <w:rFonts w:ascii="Times New Roman" w:hAnsi="Times New Roman" w:cs="Times New Roman"/>
          <w:sz w:val="24"/>
          <w:szCs w:val="24"/>
          <w:lang w:val="en-US"/>
        </w:rPr>
        <w:t xml:space="preserve">L. </w:t>
      </w:r>
      <w:proofErr w:type="spellStart"/>
      <w:r w:rsidRPr="008E55F0">
        <w:rPr>
          <w:rFonts w:ascii="Times New Roman" w:hAnsi="Times New Roman" w:cs="Times New Roman"/>
          <w:sz w:val="24"/>
          <w:szCs w:val="24"/>
          <w:lang w:val="en-US"/>
        </w:rPr>
        <w:t>Badia</w:t>
      </w:r>
      <w:proofErr w:type="spellEnd"/>
      <w:r w:rsidRPr="008E55F0">
        <w:rPr>
          <w:rFonts w:ascii="Times New Roman" w:hAnsi="Times New Roman" w:cs="Times New Roman"/>
          <w:sz w:val="24"/>
          <w:szCs w:val="24"/>
          <w:lang w:val="en-US"/>
        </w:rPr>
        <w:t xml:space="preserve"> et al., A genetic approach to joint routing and link </w:t>
      </w:r>
      <w:proofErr w:type="gramStart"/>
      <w:r w:rsidRPr="008E55F0">
        <w:rPr>
          <w:rFonts w:ascii="Times New Roman" w:hAnsi="Times New Roman" w:cs="Times New Roman"/>
          <w:sz w:val="24"/>
          <w:szCs w:val="24"/>
          <w:lang w:val="en-US"/>
        </w:rPr>
        <w:t>scheduling .</w:t>
      </w:r>
      <w:proofErr w:type="gramEnd"/>
      <w:del w:id="170" w:author="ceciliaccesar" w:date="2013-11-27T17:20:00Z">
        <w:r w:rsidRPr="008E55F0" w:rsidDel="008F38E2">
          <w:rPr>
            <w:rFonts w:ascii="Times New Roman" w:hAnsi="Times New Roman" w:cs="Times New Roman"/>
            <w:sz w:val="24"/>
            <w:szCs w:val="24"/>
            <w:lang w:val="en-US"/>
          </w:rPr>
          <w:delText>..,</w:delText>
        </w:r>
      </w:del>
      <w:r w:rsidRPr="008E55F0">
        <w:rPr>
          <w:rFonts w:ascii="Times New Roman" w:hAnsi="Times New Roman" w:cs="Times New Roman"/>
          <w:sz w:val="24"/>
          <w:szCs w:val="24"/>
          <w:lang w:val="en-US"/>
        </w:rPr>
        <w:t xml:space="preserve"> Ad Hoc </w:t>
      </w:r>
      <w:proofErr w:type="spellStart"/>
      <w:r w:rsidRPr="008E55F0">
        <w:rPr>
          <w:rFonts w:ascii="Times New Roman" w:hAnsi="Times New Roman" w:cs="Times New Roman"/>
          <w:sz w:val="24"/>
          <w:szCs w:val="24"/>
          <w:lang w:val="en-US"/>
        </w:rPr>
        <w:t>Netw</w:t>
      </w:r>
      <w:proofErr w:type="spellEnd"/>
      <w:r w:rsidRPr="008E55F0">
        <w:rPr>
          <w:rFonts w:ascii="Times New Roman" w:hAnsi="Times New Roman" w:cs="Times New Roman"/>
          <w:sz w:val="24"/>
          <w:szCs w:val="24"/>
          <w:lang w:val="en-US"/>
        </w:rPr>
        <w:t>.</w:t>
      </w:r>
    </w:p>
    <w:p w:rsidR="007B51BC" w:rsidRDefault="008E55F0" w:rsidP="008420B9">
      <w:pPr>
        <w:rPr>
          <w:rFonts w:ascii="Times New Roman" w:hAnsi="Times New Roman" w:cs="Times New Roman"/>
          <w:sz w:val="24"/>
          <w:szCs w:val="24"/>
          <w:lang w:val="en-US"/>
        </w:rPr>
      </w:pPr>
      <w:r w:rsidRPr="008E55F0">
        <w:rPr>
          <w:rFonts w:ascii="Times New Roman" w:hAnsi="Times New Roman" w:cs="Times New Roman"/>
          <w:sz w:val="24"/>
          <w:szCs w:val="24"/>
          <w:lang w:val="en-US"/>
        </w:rPr>
        <w:t>(2008), doi:10.1016/j.adhoc.2008.04.005</w:t>
      </w:r>
      <w:r w:rsidR="00D67411">
        <w:rPr>
          <w:rFonts w:ascii="Times New Roman" w:hAnsi="Times New Roman" w:cs="Times New Roman"/>
          <w:sz w:val="24"/>
          <w:szCs w:val="24"/>
          <w:lang w:val="en-US"/>
        </w:rPr>
        <w:t>.</w:t>
      </w:r>
    </w:p>
    <w:p w:rsidR="00D67411" w:rsidRDefault="00D67411" w:rsidP="008420B9">
      <w:pPr>
        <w:rPr>
          <w:rFonts w:ascii="Times New Roman" w:hAnsi="Times New Roman" w:cs="Times New Roman"/>
          <w:sz w:val="24"/>
          <w:szCs w:val="24"/>
          <w:lang w:val="en-US"/>
        </w:rPr>
      </w:pPr>
      <w:r>
        <w:rPr>
          <w:rFonts w:ascii="Times New Roman" w:hAnsi="Times New Roman" w:cs="Times New Roman"/>
          <w:sz w:val="24"/>
          <w:szCs w:val="24"/>
          <w:lang w:val="en-US"/>
        </w:rPr>
        <w:br/>
      </w:r>
    </w:p>
    <w:p w:rsidR="007B51BC" w:rsidRPr="00D67411" w:rsidRDefault="00D67411" w:rsidP="008420B9">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F771D7" w:rsidRDefault="00F252EF" w:rsidP="00F252EF">
            <w:pPr>
              <w:spacing w:after="0" w:line="240" w:lineRule="auto"/>
              <w:contextualSpacing/>
              <w:mirrorIndents/>
              <w:jc w:val="center"/>
              <w:rPr>
                <w:rFonts w:ascii="Times New Roman" w:hAnsi="Times New Roman" w:cs="Times New Roman"/>
                <w:sz w:val="24"/>
                <w:lang w:val="en-US"/>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6141EE" w:rsidP="00F252EF">
            <w:pPr>
              <w:pStyle w:val="Classif"/>
              <w:contextualSpacing/>
              <w:mirrorIndents/>
            </w:pPr>
            <w:r>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6141EE" w:rsidP="008E2A21">
            <w:pPr>
              <w:pStyle w:val="DataReg"/>
              <w:contextualSpacing/>
              <w:mirrorIndents/>
            </w:pPr>
            <w:r>
              <w:t>26/11/2013</w:t>
            </w: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D67411" w:rsidP="00F252EF">
            <w:pPr>
              <w:pStyle w:val="Paginacao"/>
              <w:contextualSpacing/>
              <w:mirrorIndents/>
              <w:rPr>
                <w:noProof w:val="0"/>
              </w:rPr>
            </w:pPr>
            <w:r>
              <w:rPr>
                <w:noProof w:val="0"/>
              </w:rPr>
              <w:t>75</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6141EE" w:rsidP="00F252EF">
            <w:pPr>
              <w:pStyle w:val="TtuloTrab"/>
              <w:contextualSpacing/>
              <w:mirrorIndents/>
            </w:pPr>
            <w:r w:rsidRPr="006141EE">
              <w:t>Algoritmo Genético para Posicionamento de Roteadores em Redes de Sensores Sem Fio em cenário com Obstáculos</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7B51BC" w:rsidP="00F24B5F">
            <w:pPr>
              <w:pStyle w:val="Autor"/>
              <w:contextualSpacing/>
              <w:mirrorIndents/>
            </w:pPr>
            <w:r>
              <w:t>Carlos Mauricio de Lemos Sobrinho, Gabriel Lucas Gil Secco</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7B51BC" w:rsidP="00F252EF">
            <w:pPr>
              <w:pStyle w:val="Palchasug"/>
              <w:contextualSpacing/>
              <w:mirrorIndents/>
              <w:rPr>
                <w:noProof w:val="0"/>
              </w:rPr>
            </w:pPr>
            <w:r>
              <w:rPr>
                <w:noProof w:val="0"/>
              </w:rPr>
              <w:t>Redes</w:t>
            </w:r>
            <w:r w:rsidR="008E0B94">
              <w:rPr>
                <w:noProof w:val="0"/>
              </w:rPr>
              <w:t xml:space="preserve"> sem fio</w:t>
            </w:r>
            <w:r>
              <w:rPr>
                <w:noProof w:val="0"/>
              </w:rPr>
              <w:t>, Algoritmo Genético, posicionamento de nós, cobertura atenuada</w:t>
            </w: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8E0B94">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008E0B94">
              <w:t xml:space="preserve"> </w:t>
            </w:r>
            <w:r w:rsidR="008E0B94" w:rsidRPr="008E0B94">
              <w:rPr>
                <w:rFonts w:ascii="Times New Roman" w:hAnsi="Times New Roman" w:cs="Times New Roman"/>
                <w:sz w:val="20"/>
                <w:szCs w:val="20"/>
              </w:rPr>
              <w:t>Prof.ª Dr.ª Cecília de Azevedo Castro Cesar (</w:t>
            </w:r>
            <w:proofErr w:type="gramStart"/>
            <w:r w:rsidR="008E0B94" w:rsidRPr="008E0B94">
              <w:rPr>
                <w:rFonts w:ascii="Times New Roman" w:hAnsi="Times New Roman" w:cs="Times New Roman"/>
                <w:sz w:val="20"/>
                <w:szCs w:val="20"/>
              </w:rPr>
              <w:t>ITA)</w:t>
            </w:r>
            <w:r w:rsidR="008E0B94">
              <w:rPr>
                <w:rFonts w:ascii="Times New Roman" w:hAnsi="Times New Roman" w:cs="Times New Roman"/>
                <w:sz w:val="20"/>
                <w:szCs w:val="20"/>
              </w:rPr>
              <w:t xml:space="preserve">  Publicado</w:t>
            </w:r>
            <w:proofErr w:type="gramEnd"/>
            <w:r w:rsidR="008E0B94">
              <w:rPr>
                <w:rFonts w:ascii="Times New Roman" w:hAnsi="Times New Roman" w:cs="Times New Roman"/>
                <w:sz w:val="20"/>
                <w:szCs w:val="20"/>
              </w:rPr>
              <w:t xml:space="preserve"> em 2013</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8E0B94" w:rsidRDefault="008E0B94" w:rsidP="00F252EF">
            <w:pPr>
              <w:spacing w:after="0" w:line="240" w:lineRule="auto"/>
              <w:contextualSpacing/>
              <w:mirrorIndents/>
              <w:rPr>
                <w:rFonts w:ascii="Times New Roman" w:hAnsi="Times New Roman" w:cs="Times New Roman"/>
                <w:sz w:val="16"/>
              </w:rPr>
            </w:pPr>
          </w:p>
          <w:p w:rsidR="008E0B94" w:rsidRPr="00E0393A" w:rsidRDefault="008E0B94" w:rsidP="00F252EF">
            <w:pPr>
              <w:spacing w:after="0" w:line="240" w:lineRule="auto"/>
              <w:contextualSpacing/>
              <w:mirrorIndents/>
              <w:rPr>
                <w:rFonts w:ascii="Times New Roman" w:hAnsi="Times New Roman" w:cs="Times New Roman"/>
                <w:sz w:val="16"/>
              </w:rPr>
            </w:pPr>
          </w:p>
          <w:p w:rsidR="00F252EF" w:rsidRPr="00E0393A" w:rsidRDefault="008E0B94" w:rsidP="006141EE">
            <w:pPr>
              <w:pStyle w:val="tex"/>
              <w:ind w:firstLine="708"/>
              <w:jc w:val="both"/>
            </w:pPr>
            <w:r>
              <w:rPr>
                <w:shd w:val="clear" w:color="auto" w:fill="FFFFFF"/>
              </w:rPr>
              <w:t>Redes sem fio vem se mostrando cada vez mais competitivas quando comparadas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D67411">
              <w:rPr>
                <w:shd w:val="clear" w:color="auto" w:fill="FFFFFF"/>
              </w:rPr>
              <w:t xml:space="preserve"> Os testes indicaram que o algoritmo obteve um resultado eficiente em comparação com soluções alternativas.</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A07970">
      <w:headerReference w:type="default" r:id="rId72"/>
      <w:headerReference w:type="first" r:id="rId73"/>
      <w:pgSz w:w="11906" w:h="16838"/>
      <w:pgMar w:top="1701" w:right="1134" w:bottom="1134"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EB0" w:rsidRDefault="00005EB0" w:rsidP="00B76D11">
      <w:pPr>
        <w:spacing w:after="0" w:line="240" w:lineRule="auto"/>
      </w:pPr>
      <w:r>
        <w:separator/>
      </w:r>
    </w:p>
  </w:endnote>
  <w:endnote w:type="continuationSeparator" w:id="0">
    <w:p w:rsidR="00005EB0" w:rsidRDefault="00005EB0"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EB0" w:rsidRDefault="00005EB0" w:rsidP="00B76D11">
      <w:pPr>
        <w:spacing w:after="0" w:line="240" w:lineRule="auto"/>
      </w:pPr>
      <w:r>
        <w:separator/>
      </w:r>
    </w:p>
  </w:footnote>
  <w:footnote w:type="continuationSeparator" w:id="0">
    <w:p w:rsidR="00005EB0" w:rsidRDefault="00005EB0"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731733"/>
      <w:docPartObj>
        <w:docPartGallery w:val="Page Numbers (Top of Page)"/>
        <w:docPartUnique/>
      </w:docPartObj>
    </w:sdtPr>
    <w:sdtEndPr>
      <w:rPr>
        <w:noProof/>
      </w:rPr>
    </w:sdtEndPr>
    <w:sdtContent>
      <w:p w:rsidR="00A07970" w:rsidRDefault="00A07970">
        <w:pPr>
          <w:pStyle w:val="Header"/>
          <w:jc w:val="right"/>
        </w:pPr>
        <w:r>
          <w:fldChar w:fldCharType="begin"/>
        </w:r>
        <w:r>
          <w:instrText xml:space="preserve"> PAGE   \* MERGEFORMAT </w:instrText>
        </w:r>
        <w:r>
          <w:fldChar w:fldCharType="separate"/>
        </w:r>
        <w:r w:rsidR="0094392F">
          <w:rPr>
            <w:noProof/>
          </w:rPr>
          <w:t>21</w:t>
        </w:r>
        <w:r>
          <w:rPr>
            <w:noProof/>
          </w:rPr>
          <w:fldChar w:fldCharType="end"/>
        </w:r>
      </w:p>
    </w:sdtContent>
  </w:sdt>
  <w:p w:rsidR="00B43574" w:rsidRDefault="00B435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970" w:rsidRDefault="00A07970">
    <w:pPr>
      <w:pStyle w:val="Header"/>
      <w:jc w:val="right"/>
    </w:pPr>
  </w:p>
  <w:p w:rsidR="00A07970" w:rsidRDefault="00A07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briel Secco">
    <w15:presenceInfo w15:providerId="Windows Live" w15:userId="9b3048b6be9fc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revisionView w:markup="0" w:comments="0" w:insDel="0" w:formatting="0" w:inkAnnotation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ACF"/>
    <w:rsid w:val="0000507E"/>
    <w:rsid w:val="00005EB0"/>
    <w:rsid w:val="00005F39"/>
    <w:rsid w:val="00007F66"/>
    <w:rsid w:val="000165B6"/>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67725"/>
    <w:rsid w:val="00082364"/>
    <w:rsid w:val="00085979"/>
    <w:rsid w:val="00086DE1"/>
    <w:rsid w:val="00094FDA"/>
    <w:rsid w:val="00097977"/>
    <w:rsid w:val="000A11DF"/>
    <w:rsid w:val="000A1E1D"/>
    <w:rsid w:val="000A2E12"/>
    <w:rsid w:val="000A3687"/>
    <w:rsid w:val="000A4B5A"/>
    <w:rsid w:val="000A4E07"/>
    <w:rsid w:val="000A56ED"/>
    <w:rsid w:val="000A63E5"/>
    <w:rsid w:val="000A694C"/>
    <w:rsid w:val="000A6E5B"/>
    <w:rsid w:val="000A76BA"/>
    <w:rsid w:val="000B0270"/>
    <w:rsid w:val="000B0934"/>
    <w:rsid w:val="000B4F7E"/>
    <w:rsid w:val="000C25B0"/>
    <w:rsid w:val="000C7CA8"/>
    <w:rsid w:val="000D01D3"/>
    <w:rsid w:val="000D4597"/>
    <w:rsid w:val="000D54AC"/>
    <w:rsid w:val="000D60ED"/>
    <w:rsid w:val="000E0D51"/>
    <w:rsid w:val="000E0DD0"/>
    <w:rsid w:val="000E528A"/>
    <w:rsid w:val="000E593F"/>
    <w:rsid w:val="000E6DE1"/>
    <w:rsid w:val="000E6F38"/>
    <w:rsid w:val="000E739F"/>
    <w:rsid w:val="000F5C07"/>
    <w:rsid w:val="000F5FF1"/>
    <w:rsid w:val="001038E9"/>
    <w:rsid w:val="00110EE1"/>
    <w:rsid w:val="001129D2"/>
    <w:rsid w:val="00112B6F"/>
    <w:rsid w:val="001246DC"/>
    <w:rsid w:val="001269B6"/>
    <w:rsid w:val="001359DB"/>
    <w:rsid w:val="00136130"/>
    <w:rsid w:val="00145189"/>
    <w:rsid w:val="00152B7C"/>
    <w:rsid w:val="001541B7"/>
    <w:rsid w:val="001566D2"/>
    <w:rsid w:val="0016180D"/>
    <w:rsid w:val="00161C45"/>
    <w:rsid w:val="00163F1E"/>
    <w:rsid w:val="00164476"/>
    <w:rsid w:val="00164536"/>
    <w:rsid w:val="00164A09"/>
    <w:rsid w:val="0016577E"/>
    <w:rsid w:val="00166452"/>
    <w:rsid w:val="00173B4A"/>
    <w:rsid w:val="00173C4F"/>
    <w:rsid w:val="00174BC7"/>
    <w:rsid w:val="00175A78"/>
    <w:rsid w:val="0018658B"/>
    <w:rsid w:val="0018694F"/>
    <w:rsid w:val="00192676"/>
    <w:rsid w:val="00194BB3"/>
    <w:rsid w:val="001962EA"/>
    <w:rsid w:val="001A2F7B"/>
    <w:rsid w:val="001A5109"/>
    <w:rsid w:val="001A5A89"/>
    <w:rsid w:val="001A6A85"/>
    <w:rsid w:val="001A743B"/>
    <w:rsid w:val="001B064D"/>
    <w:rsid w:val="001B2394"/>
    <w:rsid w:val="001B71C0"/>
    <w:rsid w:val="001D1E5C"/>
    <w:rsid w:val="001D4A3B"/>
    <w:rsid w:val="001D746B"/>
    <w:rsid w:val="001E0D82"/>
    <w:rsid w:val="001E1907"/>
    <w:rsid w:val="001E2B3C"/>
    <w:rsid w:val="001E3F01"/>
    <w:rsid w:val="001F0E16"/>
    <w:rsid w:val="001F74DA"/>
    <w:rsid w:val="00201E47"/>
    <w:rsid w:val="00203070"/>
    <w:rsid w:val="00203E1A"/>
    <w:rsid w:val="00210566"/>
    <w:rsid w:val="00210799"/>
    <w:rsid w:val="00212456"/>
    <w:rsid w:val="00212F21"/>
    <w:rsid w:val="00213309"/>
    <w:rsid w:val="0021346A"/>
    <w:rsid w:val="0021400B"/>
    <w:rsid w:val="00216F79"/>
    <w:rsid w:val="00221ABA"/>
    <w:rsid w:val="002229EA"/>
    <w:rsid w:val="002258A2"/>
    <w:rsid w:val="0023054E"/>
    <w:rsid w:val="00233443"/>
    <w:rsid w:val="00236C5E"/>
    <w:rsid w:val="002437D6"/>
    <w:rsid w:val="0024410C"/>
    <w:rsid w:val="00255928"/>
    <w:rsid w:val="00257365"/>
    <w:rsid w:val="0026156A"/>
    <w:rsid w:val="0026256A"/>
    <w:rsid w:val="0027230D"/>
    <w:rsid w:val="002727AB"/>
    <w:rsid w:val="00275315"/>
    <w:rsid w:val="0027629B"/>
    <w:rsid w:val="00282C6D"/>
    <w:rsid w:val="0028327E"/>
    <w:rsid w:val="00284253"/>
    <w:rsid w:val="00290A61"/>
    <w:rsid w:val="00293406"/>
    <w:rsid w:val="00293FFA"/>
    <w:rsid w:val="00294904"/>
    <w:rsid w:val="00295880"/>
    <w:rsid w:val="002961A5"/>
    <w:rsid w:val="002977E4"/>
    <w:rsid w:val="002A26EA"/>
    <w:rsid w:val="002A5560"/>
    <w:rsid w:val="002B2963"/>
    <w:rsid w:val="002B6986"/>
    <w:rsid w:val="002C0BF3"/>
    <w:rsid w:val="002C1648"/>
    <w:rsid w:val="002C20A6"/>
    <w:rsid w:val="002C4BCB"/>
    <w:rsid w:val="002C7DCF"/>
    <w:rsid w:val="002D0587"/>
    <w:rsid w:val="002D20AC"/>
    <w:rsid w:val="002E0176"/>
    <w:rsid w:val="002E0CEF"/>
    <w:rsid w:val="002E67E1"/>
    <w:rsid w:val="002E6A89"/>
    <w:rsid w:val="003024DD"/>
    <w:rsid w:val="00304419"/>
    <w:rsid w:val="00304905"/>
    <w:rsid w:val="00314AEC"/>
    <w:rsid w:val="00314DA9"/>
    <w:rsid w:val="00315017"/>
    <w:rsid w:val="0031507B"/>
    <w:rsid w:val="003178C5"/>
    <w:rsid w:val="003201A2"/>
    <w:rsid w:val="00323E53"/>
    <w:rsid w:val="0032464A"/>
    <w:rsid w:val="003259E6"/>
    <w:rsid w:val="00326E67"/>
    <w:rsid w:val="003270EA"/>
    <w:rsid w:val="00332FF0"/>
    <w:rsid w:val="003335DC"/>
    <w:rsid w:val="00334034"/>
    <w:rsid w:val="00334FE0"/>
    <w:rsid w:val="00336BA9"/>
    <w:rsid w:val="00341A5C"/>
    <w:rsid w:val="00341B9F"/>
    <w:rsid w:val="003422CC"/>
    <w:rsid w:val="00343D89"/>
    <w:rsid w:val="003477CC"/>
    <w:rsid w:val="00352FFD"/>
    <w:rsid w:val="00361B82"/>
    <w:rsid w:val="003659D3"/>
    <w:rsid w:val="0036750C"/>
    <w:rsid w:val="00367BE0"/>
    <w:rsid w:val="003709A5"/>
    <w:rsid w:val="00373EA5"/>
    <w:rsid w:val="003748CB"/>
    <w:rsid w:val="00375816"/>
    <w:rsid w:val="00380D7B"/>
    <w:rsid w:val="00384720"/>
    <w:rsid w:val="00386864"/>
    <w:rsid w:val="00387B42"/>
    <w:rsid w:val="003927DE"/>
    <w:rsid w:val="0039302C"/>
    <w:rsid w:val="003A21AC"/>
    <w:rsid w:val="003A62CA"/>
    <w:rsid w:val="003A7245"/>
    <w:rsid w:val="003B1A03"/>
    <w:rsid w:val="003B6E06"/>
    <w:rsid w:val="003B730E"/>
    <w:rsid w:val="003C045B"/>
    <w:rsid w:val="003C6B27"/>
    <w:rsid w:val="003D4A32"/>
    <w:rsid w:val="003D67BA"/>
    <w:rsid w:val="003D73A7"/>
    <w:rsid w:val="003E17DA"/>
    <w:rsid w:val="003E675F"/>
    <w:rsid w:val="003E6AB0"/>
    <w:rsid w:val="003F01ED"/>
    <w:rsid w:val="003F2728"/>
    <w:rsid w:val="00402E69"/>
    <w:rsid w:val="004031F9"/>
    <w:rsid w:val="00404DC3"/>
    <w:rsid w:val="00407E06"/>
    <w:rsid w:val="00414347"/>
    <w:rsid w:val="00414D2E"/>
    <w:rsid w:val="00414F35"/>
    <w:rsid w:val="004273B9"/>
    <w:rsid w:val="00431D06"/>
    <w:rsid w:val="00431EE5"/>
    <w:rsid w:val="004360E1"/>
    <w:rsid w:val="00436ABF"/>
    <w:rsid w:val="00440825"/>
    <w:rsid w:val="00446A09"/>
    <w:rsid w:val="0045318E"/>
    <w:rsid w:val="004557DB"/>
    <w:rsid w:val="0046070C"/>
    <w:rsid w:val="004705AE"/>
    <w:rsid w:val="004708C0"/>
    <w:rsid w:val="0047102B"/>
    <w:rsid w:val="00471738"/>
    <w:rsid w:val="00472617"/>
    <w:rsid w:val="0047299F"/>
    <w:rsid w:val="004748EC"/>
    <w:rsid w:val="00474AC7"/>
    <w:rsid w:val="00477AB8"/>
    <w:rsid w:val="00480DC6"/>
    <w:rsid w:val="00482A00"/>
    <w:rsid w:val="00487AB0"/>
    <w:rsid w:val="004917D5"/>
    <w:rsid w:val="00494EF2"/>
    <w:rsid w:val="004952B4"/>
    <w:rsid w:val="004A0130"/>
    <w:rsid w:val="004A1F15"/>
    <w:rsid w:val="004A2728"/>
    <w:rsid w:val="004A5F50"/>
    <w:rsid w:val="004B1BD0"/>
    <w:rsid w:val="004B6474"/>
    <w:rsid w:val="004C076F"/>
    <w:rsid w:val="004C3828"/>
    <w:rsid w:val="004C3A81"/>
    <w:rsid w:val="004C5E7F"/>
    <w:rsid w:val="004C6F30"/>
    <w:rsid w:val="004D12B4"/>
    <w:rsid w:val="004D3637"/>
    <w:rsid w:val="004D6995"/>
    <w:rsid w:val="004D6FFD"/>
    <w:rsid w:val="004D7E81"/>
    <w:rsid w:val="004E0C22"/>
    <w:rsid w:val="004E5C9F"/>
    <w:rsid w:val="004E7E46"/>
    <w:rsid w:val="004F1200"/>
    <w:rsid w:val="004F188F"/>
    <w:rsid w:val="00507336"/>
    <w:rsid w:val="00510DB1"/>
    <w:rsid w:val="00512C4D"/>
    <w:rsid w:val="00512F78"/>
    <w:rsid w:val="00515AF5"/>
    <w:rsid w:val="00524CA2"/>
    <w:rsid w:val="00530629"/>
    <w:rsid w:val="005314CE"/>
    <w:rsid w:val="005331AC"/>
    <w:rsid w:val="00533F2A"/>
    <w:rsid w:val="00535218"/>
    <w:rsid w:val="00542815"/>
    <w:rsid w:val="00544CC3"/>
    <w:rsid w:val="00545E15"/>
    <w:rsid w:val="00547099"/>
    <w:rsid w:val="00562E07"/>
    <w:rsid w:val="0056378A"/>
    <w:rsid w:val="00563F0C"/>
    <w:rsid w:val="00571BA4"/>
    <w:rsid w:val="00573A83"/>
    <w:rsid w:val="00575DAC"/>
    <w:rsid w:val="005767FA"/>
    <w:rsid w:val="00580C3C"/>
    <w:rsid w:val="00582360"/>
    <w:rsid w:val="005828E0"/>
    <w:rsid w:val="00582D80"/>
    <w:rsid w:val="00583979"/>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33E9"/>
    <w:rsid w:val="005C480E"/>
    <w:rsid w:val="005D0339"/>
    <w:rsid w:val="005D2B8E"/>
    <w:rsid w:val="005E24D2"/>
    <w:rsid w:val="005E51C8"/>
    <w:rsid w:val="005E6634"/>
    <w:rsid w:val="005F0347"/>
    <w:rsid w:val="005F10D3"/>
    <w:rsid w:val="005F10FB"/>
    <w:rsid w:val="005F11F0"/>
    <w:rsid w:val="005F3CA8"/>
    <w:rsid w:val="005F4E87"/>
    <w:rsid w:val="005F6166"/>
    <w:rsid w:val="005F663A"/>
    <w:rsid w:val="005F6B3B"/>
    <w:rsid w:val="00600D9D"/>
    <w:rsid w:val="00603288"/>
    <w:rsid w:val="00604BBD"/>
    <w:rsid w:val="00607166"/>
    <w:rsid w:val="006078EF"/>
    <w:rsid w:val="00611901"/>
    <w:rsid w:val="00612DD0"/>
    <w:rsid w:val="0061319C"/>
    <w:rsid w:val="00613DF9"/>
    <w:rsid w:val="006141EE"/>
    <w:rsid w:val="00614498"/>
    <w:rsid w:val="0062003C"/>
    <w:rsid w:val="006206F3"/>
    <w:rsid w:val="006231E2"/>
    <w:rsid w:val="00634791"/>
    <w:rsid w:val="0063545A"/>
    <w:rsid w:val="00641E17"/>
    <w:rsid w:val="00644276"/>
    <w:rsid w:val="00647AF9"/>
    <w:rsid w:val="00652AC4"/>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67A8"/>
    <w:rsid w:val="006D1FDA"/>
    <w:rsid w:val="006D4010"/>
    <w:rsid w:val="006D6E59"/>
    <w:rsid w:val="006E3A00"/>
    <w:rsid w:val="006E6430"/>
    <w:rsid w:val="006E71DF"/>
    <w:rsid w:val="006F0990"/>
    <w:rsid w:val="006F25DE"/>
    <w:rsid w:val="0070604C"/>
    <w:rsid w:val="00713435"/>
    <w:rsid w:val="00716424"/>
    <w:rsid w:val="007169E0"/>
    <w:rsid w:val="00716ACA"/>
    <w:rsid w:val="00732B91"/>
    <w:rsid w:val="00733E34"/>
    <w:rsid w:val="00736BB4"/>
    <w:rsid w:val="0073739E"/>
    <w:rsid w:val="00743536"/>
    <w:rsid w:val="007441A4"/>
    <w:rsid w:val="00744B6C"/>
    <w:rsid w:val="00745875"/>
    <w:rsid w:val="00745A46"/>
    <w:rsid w:val="007509EE"/>
    <w:rsid w:val="00755621"/>
    <w:rsid w:val="00755983"/>
    <w:rsid w:val="00757394"/>
    <w:rsid w:val="00760FCC"/>
    <w:rsid w:val="007616D0"/>
    <w:rsid w:val="00761C64"/>
    <w:rsid w:val="007669EE"/>
    <w:rsid w:val="00771A70"/>
    <w:rsid w:val="00777723"/>
    <w:rsid w:val="00777747"/>
    <w:rsid w:val="00777AA0"/>
    <w:rsid w:val="007809EC"/>
    <w:rsid w:val="00781F3B"/>
    <w:rsid w:val="00786B97"/>
    <w:rsid w:val="00787013"/>
    <w:rsid w:val="0078797D"/>
    <w:rsid w:val="00792531"/>
    <w:rsid w:val="007930F3"/>
    <w:rsid w:val="0079572E"/>
    <w:rsid w:val="00795C09"/>
    <w:rsid w:val="007A0DF7"/>
    <w:rsid w:val="007A1F30"/>
    <w:rsid w:val="007A2831"/>
    <w:rsid w:val="007A34B3"/>
    <w:rsid w:val="007A5FA0"/>
    <w:rsid w:val="007A6ADE"/>
    <w:rsid w:val="007A7F94"/>
    <w:rsid w:val="007B1004"/>
    <w:rsid w:val="007B1D02"/>
    <w:rsid w:val="007B4E9D"/>
    <w:rsid w:val="007B51BC"/>
    <w:rsid w:val="007B538B"/>
    <w:rsid w:val="007C09B2"/>
    <w:rsid w:val="007C0D72"/>
    <w:rsid w:val="007C1D8A"/>
    <w:rsid w:val="007C43D5"/>
    <w:rsid w:val="007C67B9"/>
    <w:rsid w:val="007D5E85"/>
    <w:rsid w:val="007D7E32"/>
    <w:rsid w:val="007E047C"/>
    <w:rsid w:val="007E15FA"/>
    <w:rsid w:val="007E1B28"/>
    <w:rsid w:val="007E3BDD"/>
    <w:rsid w:val="007E3D51"/>
    <w:rsid w:val="007E48D1"/>
    <w:rsid w:val="007E4A4E"/>
    <w:rsid w:val="007E60DD"/>
    <w:rsid w:val="007F0780"/>
    <w:rsid w:val="007F1116"/>
    <w:rsid w:val="007F42F0"/>
    <w:rsid w:val="008012B1"/>
    <w:rsid w:val="008042F9"/>
    <w:rsid w:val="00805DF9"/>
    <w:rsid w:val="00810C62"/>
    <w:rsid w:val="00813335"/>
    <w:rsid w:val="00813E37"/>
    <w:rsid w:val="00817504"/>
    <w:rsid w:val="008176E2"/>
    <w:rsid w:val="00823481"/>
    <w:rsid w:val="008243A2"/>
    <w:rsid w:val="00827C87"/>
    <w:rsid w:val="008325FE"/>
    <w:rsid w:val="008366B1"/>
    <w:rsid w:val="008420B9"/>
    <w:rsid w:val="00843629"/>
    <w:rsid w:val="00843C33"/>
    <w:rsid w:val="00851D12"/>
    <w:rsid w:val="00863B82"/>
    <w:rsid w:val="00864AE9"/>
    <w:rsid w:val="0086510E"/>
    <w:rsid w:val="00870E4F"/>
    <w:rsid w:val="008717A2"/>
    <w:rsid w:val="008727A0"/>
    <w:rsid w:val="008739DE"/>
    <w:rsid w:val="0087658A"/>
    <w:rsid w:val="00876BD0"/>
    <w:rsid w:val="00880528"/>
    <w:rsid w:val="00880991"/>
    <w:rsid w:val="00882660"/>
    <w:rsid w:val="00887760"/>
    <w:rsid w:val="00890D28"/>
    <w:rsid w:val="008914F9"/>
    <w:rsid w:val="00894546"/>
    <w:rsid w:val="0089488D"/>
    <w:rsid w:val="00897E32"/>
    <w:rsid w:val="008A1977"/>
    <w:rsid w:val="008A2789"/>
    <w:rsid w:val="008A55E2"/>
    <w:rsid w:val="008A56B4"/>
    <w:rsid w:val="008B0D96"/>
    <w:rsid w:val="008B570D"/>
    <w:rsid w:val="008B5915"/>
    <w:rsid w:val="008C0D9E"/>
    <w:rsid w:val="008C1D6B"/>
    <w:rsid w:val="008C2568"/>
    <w:rsid w:val="008C3E32"/>
    <w:rsid w:val="008C565F"/>
    <w:rsid w:val="008C5DA3"/>
    <w:rsid w:val="008D0462"/>
    <w:rsid w:val="008D24A9"/>
    <w:rsid w:val="008E001C"/>
    <w:rsid w:val="008E0B94"/>
    <w:rsid w:val="008E2A21"/>
    <w:rsid w:val="008E34F6"/>
    <w:rsid w:val="008E55F0"/>
    <w:rsid w:val="008E5F23"/>
    <w:rsid w:val="008E5F37"/>
    <w:rsid w:val="008E5FFA"/>
    <w:rsid w:val="008F38E2"/>
    <w:rsid w:val="008F39B8"/>
    <w:rsid w:val="008F47F7"/>
    <w:rsid w:val="008F4BF4"/>
    <w:rsid w:val="00900B91"/>
    <w:rsid w:val="00903E42"/>
    <w:rsid w:val="00906468"/>
    <w:rsid w:val="00906931"/>
    <w:rsid w:val="00910F4D"/>
    <w:rsid w:val="009117EB"/>
    <w:rsid w:val="00911FA5"/>
    <w:rsid w:val="00912FB1"/>
    <w:rsid w:val="0091355E"/>
    <w:rsid w:val="00916BB3"/>
    <w:rsid w:val="00917AF7"/>
    <w:rsid w:val="009202DA"/>
    <w:rsid w:val="0092736D"/>
    <w:rsid w:val="009324EB"/>
    <w:rsid w:val="009358F8"/>
    <w:rsid w:val="009365BF"/>
    <w:rsid w:val="00936FF9"/>
    <w:rsid w:val="0094392F"/>
    <w:rsid w:val="00944204"/>
    <w:rsid w:val="0094443C"/>
    <w:rsid w:val="00952671"/>
    <w:rsid w:val="00955223"/>
    <w:rsid w:val="00957654"/>
    <w:rsid w:val="009630C0"/>
    <w:rsid w:val="009642DA"/>
    <w:rsid w:val="0096503E"/>
    <w:rsid w:val="009666DF"/>
    <w:rsid w:val="00967655"/>
    <w:rsid w:val="00973FEA"/>
    <w:rsid w:val="00974B61"/>
    <w:rsid w:val="00981621"/>
    <w:rsid w:val="009833F4"/>
    <w:rsid w:val="0098394F"/>
    <w:rsid w:val="00983B74"/>
    <w:rsid w:val="0098408E"/>
    <w:rsid w:val="00987875"/>
    <w:rsid w:val="00990F28"/>
    <w:rsid w:val="0099428C"/>
    <w:rsid w:val="009964FC"/>
    <w:rsid w:val="009A014D"/>
    <w:rsid w:val="009A27BF"/>
    <w:rsid w:val="009A2C1D"/>
    <w:rsid w:val="009A5D2C"/>
    <w:rsid w:val="009B2538"/>
    <w:rsid w:val="009B2A7C"/>
    <w:rsid w:val="009B5215"/>
    <w:rsid w:val="009B5A13"/>
    <w:rsid w:val="009D2AB8"/>
    <w:rsid w:val="009D381E"/>
    <w:rsid w:val="009D3CFF"/>
    <w:rsid w:val="009E2B88"/>
    <w:rsid w:val="009F0A7D"/>
    <w:rsid w:val="009F17A2"/>
    <w:rsid w:val="009F3984"/>
    <w:rsid w:val="009F59CC"/>
    <w:rsid w:val="00A00CE2"/>
    <w:rsid w:val="00A00FD6"/>
    <w:rsid w:val="00A01728"/>
    <w:rsid w:val="00A02F00"/>
    <w:rsid w:val="00A04838"/>
    <w:rsid w:val="00A07970"/>
    <w:rsid w:val="00A10A44"/>
    <w:rsid w:val="00A11241"/>
    <w:rsid w:val="00A1791C"/>
    <w:rsid w:val="00A17C12"/>
    <w:rsid w:val="00A23943"/>
    <w:rsid w:val="00A23A7A"/>
    <w:rsid w:val="00A26161"/>
    <w:rsid w:val="00A2765F"/>
    <w:rsid w:val="00A32C3D"/>
    <w:rsid w:val="00A34CD1"/>
    <w:rsid w:val="00A35AE4"/>
    <w:rsid w:val="00A35F9C"/>
    <w:rsid w:val="00A37936"/>
    <w:rsid w:val="00A41BB5"/>
    <w:rsid w:val="00A44117"/>
    <w:rsid w:val="00A450AE"/>
    <w:rsid w:val="00A50126"/>
    <w:rsid w:val="00A63EC3"/>
    <w:rsid w:val="00A6447C"/>
    <w:rsid w:val="00A653F8"/>
    <w:rsid w:val="00A702D1"/>
    <w:rsid w:val="00A73293"/>
    <w:rsid w:val="00A804E4"/>
    <w:rsid w:val="00A82694"/>
    <w:rsid w:val="00A82C1C"/>
    <w:rsid w:val="00A83DA0"/>
    <w:rsid w:val="00A851E2"/>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039D9"/>
    <w:rsid w:val="00B14D92"/>
    <w:rsid w:val="00B17EEA"/>
    <w:rsid w:val="00B21FD4"/>
    <w:rsid w:val="00B2245A"/>
    <w:rsid w:val="00B22D18"/>
    <w:rsid w:val="00B27E21"/>
    <w:rsid w:val="00B305E4"/>
    <w:rsid w:val="00B31277"/>
    <w:rsid w:val="00B32A31"/>
    <w:rsid w:val="00B3546E"/>
    <w:rsid w:val="00B361EB"/>
    <w:rsid w:val="00B4026C"/>
    <w:rsid w:val="00B43574"/>
    <w:rsid w:val="00B44D4F"/>
    <w:rsid w:val="00B4719D"/>
    <w:rsid w:val="00B47B86"/>
    <w:rsid w:val="00B500D3"/>
    <w:rsid w:val="00B5783D"/>
    <w:rsid w:val="00B57875"/>
    <w:rsid w:val="00B60F3F"/>
    <w:rsid w:val="00B622CC"/>
    <w:rsid w:val="00B64676"/>
    <w:rsid w:val="00B70519"/>
    <w:rsid w:val="00B751C2"/>
    <w:rsid w:val="00B75A79"/>
    <w:rsid w:val="00B76D11"/>
    <w:rsid w:val="00B83F26"/>
    <w:rsid w:val="00B87233"/>
    <w:rsid w:val="00B93661"/>
    <w:rsid w:val="00B9755D"/>
    <w:rsid w:val="00BA2841"/>
    <w:rsid w:val="00BA41A1"/>
    <w:rsid w:val="00BA523C"/>
    <w:rsid w:val="00BB2A17"/>
    <w:rsid w:val="00BB32FB"/>
    <w:rsid w:val="00BB4338"/>
    <w:rsid w:val="00BB5F55"/>
    <w:rsid w:val="00BC0060"/>
    <w:rsid w:val="00BC0E29"/>
    <w:rsid w:val="00BC156A"/>
    <w:rsid w:val="00BC26AB"/>
    <w:rsid w:val="00BD0335"/>
    <w:rsid w:val="00BD5921"/>
    <w:rsid w:val="00BE1356"/>
    <w:rsid w:val="00BE4E5B"/>
    <w:rsid w:val="00BE5D7F"/>
    <w:rsid w:val="00BF208F"/>
    <w:rsid w:val="00BF2F1A"/>
    <w:rsid w:val="00BF5196"/>
    <w:rsid w:val="00BF7BCF"/>
    <w:rsid w:val="00C0060E"/>
    <w:rsid w:val="00C024B3"/>
    <w:rsid w:val="00C03C20"/>
    <w:rsid w:val="00C04446"/>
    <w:rsid w:val="00C0557B"/>
    <w:rsid w:val="00C056FC"/>
    <w:rsid w:val="00C07214"/>
    <w:rsid w:val="00C10830"/>
    <w:rsid w:val="00C13493"/>
    <w:rsid w:val="00C151D8"/>
    <w:rsid w:val="00C15C4A"/>
    <w:rsid w:val="00C2030D"/>
    <w:rsid w:val="00C23196"/>
    <w:rsid w:val="00C2456D"/>
    <w:rsid w:val="00C264B2"/>
    <w:rsid w:val="00C26FC5"/>
    <w:rsid w:val="00C30CF1"/>
    <w:rsid w:val="00C319BE"/>
    <w:rsid w:val="00C34625"/>
    <w:rsid w:val="00C37CB8"/>
    <w:rsid w:val="00C4391D"/>
    <w:rsid w:val="00C453E3"/>
    <w:rsid w:val="00C470C4"/>
    <w:rsid w:val="00C523A4"/>
    <w:rsid w:val="00C5314E"/>
    <w:rsid w:val="00C53A77"/>
    <w:rsid w:val="00C64014"/>
    <w:rsid w:val="00C67765"/>
    <w:rsid w:val="00C73108"/>
    <w:rsid w:val="00C75021"/>
    <w:rsid w:val="00C75FB3"/>
    <w:rsid w:val="00C764D6"/>
    <w:rsid w:val="00C779D1"/>
    <w:rsid w:val="00C82E9C"/>
    <w:rsid w:val="00C8444F"/>
    <w:rsid w:val="00C85A8C"/>
    <w:rsid w:val="00C94AD2"/>
    <w:rsid w:val="00CA0E5A"/>
    <w:rsid w:val="00CA5AA0"/>
    <w:rsid w:val="00CA735D"/>
    <w:rsid w:val="00CB2DE9"/>
    <w:rsid w:val="00CB7557"/>
    <w:rsid w:val="00CC32A2"/>
    <w:rsid w:val="00CC332E"/>
    <w:rsid w:val="00CC3C7D"/>
    <w:rsid w:val="00CC5CDA"/>
    <w:rsid w:val="00CC5D0C"/>
    <w:rsid w:val="00CC7896"/>
    <w:rsid w:val="00CD07BE"/>
    <w:rsid w:val="00CD28DA"/>
    <w:rsid w:val="00CD3566"/>
    <w:rsid w:val="00CD5CD7"/>
    <w:rsid w:val="00CE67C8"/>
    <w:rsid w:val="00CE696F"/>
    <w:rsid w:val="00CE7EE0"/>
    <w:rsid w:val="00CF007C"/>
    <w:rsid w:val="00CF3050"/>
    <w:rsid w:val="00CF34E7"/>
    <w:rsid w:val="00CF4F88"/>
    <w:rsid w:val="00CF5FD5"/>
    <w:rsid w:val="00D02AC2"/>
    <w:rsid w:val="00D05515"/>
    <w:rsid w:val="00D06F24"/>
    <w:rsid w:val="00D1197D"/>
    <w:rsid w:val="00D12010"/>
    <w:rsid w:val="00D12499"/>
    <w:rsid w:val="00D14F90"/>
    <w:rsid w:val="00D2173F"/>
    <w:rsid w:val="00D22923"/>
    <w:rsid w:val="00D262CD"/>
    <w:rsid w:val="00D304C0"/>
    <w:rsid w:val="00D31AFD"/>
    <w:rsid w:val="00D33D8A"/>
    <w:rsid w:val="00D34DF8"/>
    <w:rsid w:val="00D36C79"/>
    <w:rsid w:val="00D3795F"/>
    <w:rsid w:val="00D42D4E"/>
    <w:rsid w:val="00D44736"/>
    <w:rsid w:val="00D45599"/>
    <w:rsid w:val="00D50DC6"/>
    <w:rsid w:val="00D51091"/>
    <w:rsid w:val="00D52E7A"/>
    <w:rsid w:val="00D53246"/>
    <w:rsid w:val="00D54202"/>
    <w:rsid w:val="00D55607"/>
    <w:rsid w:val="00D57926"/>
    <w:rsid w:val="00D57F2E"/>
    <w:rsid w:val="00D60CA1"/>
    <w:rsid w:val="00D63A54"/>
    <w:rsid w:val="00D67411"/>
    <w:rsid w:val="00D71D9C"/>
    <w:rsid w:val="00D72A3F"/>
    <w:rsid w:val="00D72D4B"/>
    <w:rsid w:val="00D7335D"/>
    <w:rsid w:val="00D74F8D"/>
    <w:rsid w:val="00D8378B"/>
    <w:rsid w:val="00D87B98"/>
    <w:rsid w:val="00D91580"/>
    <w:rsid w:val="00D927C2"/>
    <w:rsid w:val="00D931AA"/>
    <w:rsid w:val="00D95E86"/>
    <w:rsid w:val="00DA0EC8"/>
    <w:rsid w:val="00DA4D53"/>
    <w:rsid w:val="00DA4D61"/>
    <w:rsid w:val="00DB0CBF"/>
    <w:rsid w:val="00DB1926"/>
    <w:rsid w:val="00DB46B3"/>
    <w:rsid w:val="00DD534F"/>
    <w:rsid w:val="00DD659A"/>
    <w:rsid w:val="00DE13A0"/>
    <w:rsid w:val="00DE37D9"/>
    <w:rsid w:val="00DE6FFF"/>
    <w:rsid w:val="00DF0A5A"/>
    <w:rsid w:val="00DF458D"/>
    <w:rsid w:val="00DF5A3A"/>
    <w:rsid w:val="00E01FAC"/>
    <w:rsid w:val="00E0393A"/>
    <w:rsid w:val="00E03B18"/>
    <w:rsid w:val="00E04ED6"/>
    <w:rsid w:val="00E052C6"/>
    <w:rsid w:val="00E05B94"/>
    <w:rsid w:val="00E06C1B"/>
    <w:rsid w:val="00E12CF6"/>
    <w:rsid w:val="00E15A6C"/>
    <w:rsid w:val="00E16556"/>
    <w:rsid w:val="00E1676C"/>
    <w:rsid w:val="00E17054"/>
    <w:rsid w:val="00E21188"/>
    <w:rsid w:val="00E21894"/>
    <w:rsid w:val="00E226A2"/>
    <w:rsid w:val="00E248EB"/>
    <w:rsid w:val="00E31038"/>
    <w:rsid w:val="00E3120F"/>
    <w:rsid w:val="00E3494F"/>
    <w:rsid w:val="00E34B65"/>
    <w:rsid w:val="00E3526F"/>
    <w:rsid w:val="00E4002A"/>
    <w:rsid w:val="00E5387B"/>
    <w:rsid w:val="00E53B09"/>
    <w:rsid w:val="00E57CDD"/>
    <w:rsid w:val="00E6658D"/>
    <w:rsid w:val="00E7148C"/>
    <w:rsid w:val="00E71537"/>
    <w:rsid w:val="00E732BC"/>
    <w:rsid w:val="00E756C9"/>
    <w:rsid w:val="00E76A74"/>
    <w:rsid w:val="00E81726"/>
    <w:rsid w:val="00E85BC7"/>
    <w:rsid w:val="00E94EE5"/>
    <w:rsid w:val="00E95F0E"/>
    <w:rsid w:val="00E963F2"/>
    <w:rsid w:val="00EA1185"/>
    <w:rsid w:val="00EA13A7"/>
    <w:rsid w:val="00EA5DAC"/>
    <w:rsid w:val="00EB0F3E"/>
    <w:rsid w:val="00EB2327"/>
    <w:rsid w:val="00EB267C"/>
    <w:rsid w:val="00EC3110"/>
    <w:rsid w:val="00EC4420"/>
    <w:rsid w:val="00EC4B70"/>
    <w:rsid w:val="00ED4857"/>
    <w:rsid w:val="00ED4F4B"/>
    <w:rsid w:val="00ED536E"/>
    <w:rsid w:val="00ED67A9"/>
    <w:rsid w:val="00EF0CE0"/>
    <w:rsid w:val="00EF61D7"/>
    <w:rsid w:val="00EF6D9F"/>
    <w:rsid w:val="00F045DE"/>
    <w:rsid w:val="00F11200"/>
    <w:rsid w:val="00F1154B"/>
    <w:rsid w:val="00F120B9"/>
    <w:rsid w:val="00F24B5F"/>
    <w:rsid w:val="00F252EF"/>
    <w:rsid w:val="00F2666B"/>
    <w:rsid w:val="00F32566"/>
    <w:rsid w:val="00F34592"/>
    <w:rsid w:val="00F41CF0"/>
    <w:rsid w:val="00F449BE"/>
    <w:rsid w:val="00F47B8D"/>
    <w:rsid w:val="00F47FC3"/>
    <w:rsid w:val="00F542B9"/>
    <w:rsid w:val="00F56AE1"/>
    <w:rsid w:val="00F63187"/>
    <w:rsid w:val="00F6451E"/>
    <w:rsid w:val="00F658AA"/>
    <w:rsid w:val="00F66B06"/>
    <w:rsid w:val="00F66E19"/>
    <w:rsid w:val="00F7328A"/>
    <w:rsid w:val="00F7398F"/>
    <w:rsid w:val="00F73B5C"/>
    <w:rsid w:val="00F771D7"/>
    <w:rsid w:val="00F833AA"/>
    <w:rsid w:val="00F84E9E"/>
    <w:rsid w:val="00F86D55"/>
    <w:rsid w:val="00F87248"/>
    <w:rsid w:val="00F90B24"/>
    <w:rsid w:val="00F92F92"/>
    <w:rsid w:val="00F93E2A"/>
    <w:rsid w:val="00F93E4C"/>
    <w:rsid w:val="00F94F94"/>
    <w:rsid w:val="00F95785"/>
    <w:rsid w:val="00FA5F7C"/>
    <w:rsid w:val="00FA7AE3"/>
    <w:rsid w:val="00FB0B2D"/>
    <w:rsid w:val="00FB114D"/>
    <w:rsid w:val="00FB59DF"/>
    <w:rsid w:val="00FC2027"/>
    <w:rsid w:val="00FC51D6"/>
    <w:rsid w:val="00FD105D"/>
    <w:rsid w:val="00FD6BEE"/>
    <w:rsid w:val="00FD6DCE"/>
    <w:rsid w:val="00FD706F"/>
    <w:rsid w:val="00FE4D42"/>
    <w:rsid w:val="00FE5933"/>
    <w:rsid w:val="00FF38CF"/>
    <w:rsid w:val="00FF63F4"/>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7D633B-BEB8-41AE-9E52-8F8208A89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 w:type="paragraph" w:styleId="Revision">
    <w:name w:val="Revision"/>
    <w:hidden/>
    <w:uiPriority w:val="99"/>
    <w:semiHidden/>
    <w:rsid w:val="008133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46227214">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92095460">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7109468">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173303323">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48381627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 w:id="2021545680">
      <w:bodyDiv w:val="1"/>
      <w:marLeft w:val="0"/>
      <w:marRight w:val="0"/>
      <w:marTop w:val="0"/>
      <w:marBottom w:val="0"/>
      <w:divBdr>
        <w:top w:val="none" w:sz="0" w:space="0" w:color="auto"/>
        <w:left w:val="none" w:sz="0" w:space="0" w:color="auto"/>
        <w:bottom w:val="none" w:sz="0" w:space="0" w:color="auto"/>
        <w:right w:val="none" w:sz="0" w:space="0" w:color="auto"/>
      </w:divBdr>
    </w:div>
    <w:div w:id="2117015064">
      <w:bodyDiv w:val="1"/>
      <w:marLeft w:val="0"/>
      <w:marRight w:val="0"/>
      <w:marTop w:val="0"/>
      <w:marBottom w:val="0"/>
      <w:divBdr>
        <w:top w:val="none" w:sz="0" w:space="0" w:color="auto"/>
        <w:left w:val="none" w:sz="0" w:space="0" w:color="auto"/>
        <w:bottom w:val="none" w:sz="0" w:space="0" w:color="auto"/>
        <w:right w:val="none" w:sz="0" w:space="0" w:color="auto"/>
      </w:divBdr>
      <w:divsChild>
        <w:div w:id="12154752">
          <w:marLeft w:val="0"/>
          <w:marRight w:val="0"/>
          <w:marTop w:val="0"/>
          <w:marBottom w:val="0"/>
          <w:divBdr>
            <w:top w:val="none" w:sz="0" w:space="0" w:color="auto"/>
            <w:left w:val="none" w:sz="0" w:space="0" w:color="auto"/>
            <w:bottom w:val="none" w:sz="0" w:space="0" w:color="auto"/>
            <w:right w:val="none" w:sz="0" w:space="0" w:color="auto"/>
          </w:divBdr>
        </w:div>
        <w:div w:id="649793876">
          <w:marLeft w:val="0"/>
          <w:marRight w:val="0"/>
          <w:marTop w:val="0"/>
          <w:marBottom w:val="0"/>
          <w:divBdr>
            <w:top w:val="none" w:sz="0" w:space="0" w:color="auto"/>
            <w:left w:val="none" w:sz="0" w:space="0" w:color="auto"/>
            <w:bottom w:val="none" w:sz="0" w:space="0" w:color="auto"/>
            <w:right w:val="none" w:sz="0" w:space="0" w:color="auto"/>
          </w:divBdr>
        </w:div>
        <w:div w:id="1605066561">
          <w:marLeft w:val="0"/>
          <w:marRight w:val="0"/>
          <w:marTop w:val="0"/>
          <w:marBottom w:val="0"/>
          <w:divBdr>
            <w:top w:val="none" w:sz="0" w:space="0" w:color="auto"/>
            <w:left w:val="none" w:sz="0" w:space="0" w:color="auto"/>
            <w:bottom w:val="none" w:sz="0" w:space="0" w:color="auto"/>
            <w:right w:val="none" w:sz="0" w:space="0" w:color="auto"/>
          </w:divBdr>
        </w:div>
        <w:div w:id="1710765864">
          <w:marLeft w:val="0"/>
          <w:marRight w:val="0"/>
          <w:marTop w:val="0"/>
          <w:marBottom w:val="0"/>
          <w:divBdr>
            <w:top w:val="none" w:sz="0" w:space="0" w:color="auto"/>
            <w:left w:val="none" w:sz="0" w:space="0" w:color="auto"/>
            <w:bottom w:val="none" w:sz="0" w:space="0" w:color="auto"/>
            <w:right w:val="none" w:sz="0" w:space="0" w:color="auto"/>
          </w:divBdr>
        </w:div>
        <w:div w:id="433669040">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
        <w:div w:id="1596742900">
          <w:marLeft w:val="0"/>
          <w:marRight w:val="0"/>
          <w:marTop w:val="0"/>
          <w:marBottom w:val="0"/>
          <w:divBdr>
            <w:top w:val="none" w:sz="0" w:space="0" w:color="auto"/>
            <w:left w:val="none" w:sz="0" w:space="0" w:color="auto"/>
            <w:bottom w:val="none" w:sz="0" w:space="0" w:color="auto"/>
            <w:right w:val="none" w:sz="0" w:space="0" w:color="auto"/>
          </w:divBdr>
        </w:div>
        <w:div w:id="363793689">
          <w:marLeft w:val="0"/>
          <w:marRight w:val="0"/>
          <w:marTop w:val="0"/>
          <w:marBottom w:val="0"/>
          <w:divBdr>
            <w:top w:val="none" w:sz="0" w:space="0" w:color="auto"/>
            <w:left w:val="none" w:sz="0" w:space="0" w:color="auto"/>
            <w:bottom w:val="none" w:sz="0" w:space="0" w:color="auto"/>
            <w:right w:val="none" w:sz="0" w:space="0" w:color="auto"/>
          </w:divBdr>
        </w:div>
        <w:div w:id="2045934066">
          <w:marLeft w:val="0"/>
          <w:marRight w:val="0"/>
          <w:marTop w:val="0"/>
          <w:marBottom w:val="0"/>
          <w:divBdr>
            <w:top w:val="none" w:sz="0" w:space="0" w:color="auto"/>
            <w:left w:val="none" w:sz="0" w:space="0" w:color="auto"/>
            <w:bottom w:val="none" w:sz="0" w:space="0" w:color="auto"/>
            <w:right w:val="none" w:sz="0" w:space="0" w:color="auto"/>
          </w:divBdr>
        </w:div>
        <w:div w:id="1728412594">
          <w:marLeft w:val="0"/>
          <w:marRight w:val="0"/>
          <w:marTop w:val="0"/>
          <w:marBottom w:val="0"/>
          <w:divBdr>
            <w:top w:val="none" w:sz="0" w:space="0" w:color="auto"/>
            <w:left w:val="none" w:sz="0" w:space="0" w:color="auto"/>
            <w:bottom w:val="none" w:sz="0" w:space="0" w:color="auto"/>
            <w:right w:val="none" w:sz="0" w:space="0" w:color="auto"/>
          </w:divBdr>
        </w:div>
        <w:div w:id="350183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0.10869565217391325</c:v>
                </c:pt>
                <c:pt idx="1">
                  <c:v>0.15217391304347827</c:v>
                </c:pt>
                <c:pt idx="2">
                  <c:v>0.23913043478260887</c:v>
                </c:pt>
                <c:pt idx="3">
                  <c:v>6.5217391304347908E-2</c:v>
                </c:pt>
                <c:pt idx="4">
                  <c:v>0.43478260869565277</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6CD37-3120-4381-B96F-72B7AB7A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77</Pages>
  <Words>9787</Words>
  <Characters>55786</Characters>
  <Application>Microsoft Office Word</Application>
  <DocSecurity>0</DocSecurity>
  <Lines>464</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22</cp:revision>
  <cp:lastPrinted>2013-11-28T06:23:00Z</cp:lastPrinted>
  <dcterms:created xsi:type="dcterms:W3CDTF">2013-11-27T19:51:00Z</dcterms:created>
  <dcterms:modified xsi:type="dcterms:W3CDTF">2013-11-28T06:25:00Z</dcterms:modified>
</cp:coreProperties>
</file>